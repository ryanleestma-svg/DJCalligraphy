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E22B95" w14:textId="77777777" w:rsidR="0031050A" w:rsidRDefault="00CB1A99">
      <w:pPr>
        <w:jc w:val="center"/>
      </w:pPr>
      <w:r>
        <w:rPr>
          <w:b/>
          <w:bCs/>
        </w:rPr>
        <w:t>UNITED STATES BANKRUPTCY COURT</w:t>
      </w:r>
    </w:p>
    <w:p w14:paraId="37AEB61E" w14:textId="77777777" w:rsidR="0031050A" w:rsidRDefault="00CB1A99">
      <w:pPr>
        <w:jc w:val="center"/>
      </w:pPr>
      <w:r>
        <w:rPr>
          <w:b/>
          <w:bCs/>
        </w:rPr>
        <w:t>MIDDLE DISTRICT OF FLORIDA</w:t>
      </w:r>
    </w:p>
    <w:p w14:paraId="448D5F36" w14:textId="77777777" w:rsidR="0031050A" w:rsidRDefault="00CB1A99">
      <w:pPr>
        <w:jc w:val="center"/>
      </w:pPr>
      <w:r>
        <w:rPr>
          <w:b/>
          <w:bCs/>
        </w:rPr>
        <w:t>TAMPA DIVISION</w:t>
      </w:r>
    </w:p>
    <w:p w14:paraId="7E8A6AF0" w14:textId="77777777" w:rsidR="0031050A" w:rsidRDefault="0031050A"/>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60"/>
        <w:gridCol w:w="3900"/>
      </w:tblGrid>
      <w:tr w:rsidR="0031050A" w14:paraId="38550623" w14:textId="77777777">
        <w:tblPrEx>
          <w:tblCellMar>
            <w:top w:w="0" w:type="dxa"/>
            <w:bottom w:w="0" w:type="dxa"/>
          </w:tblCellMar>
        </w:tblPrEx>
        <w:tc>
          <w:tcPr>
            <w:tcW w:w="5460" w:type="dxa"/>
            <w:tcBorders>
              <w:top w:val="none" w:sz="0" w:space="0" w:color="FFFFFF"/>
              <w:left w:val="none" w:sz="0" w:space="0" w:color="FFFFFF"/>
              <w:bottom w:val="none" w:sz="0" w:space="0" w:color="FFFFFF"/>
              <w:right w:val="none" w:sz="0" w:space="0" w:color="FFFFFF"/>
            </w:tcBorders>
          </w:tcPr>
          <w:p w14:paraId="1F356E9A" w14:textId="77777777" w:rsidR="0031050A" w:rsidRDefault="00CB1A99">
            <w:r>
              <w:t>In re:</w:t>
            </w:r>
          </w:p>
          <w:p w14:paraId="5FE0D5B2" w14:textId="77777777" w:rsidR="0031050A" w:rsidRDefault="0031050A"/>
          <w:p w14:paraId="4F730001" w14:textId="77777777" w:rsidR="0031050A" w:rsidRDefault="00CB1A99">
            <w:r>
              <w:t>LEESTMA MANAGEMENT, LLC,</w:t>
            </w:r>
          </w:p>
          <w:p w14:paraId="09D40740" w14:textId="77777777" w:rsidR="0031050A" w:rsidRDefault="00CB1A99">
            <w:r>
              <w:t>ADELAIDE POINTE QOZB, LLC,</w:t>
            </w:r>
          </w:p>
          <w:p w14:paraId="2626D068" w14:textId="77777777" w:rsidR="0031050A" w:rsidRDefault="00CB1A99">
            <w:r>
              <w:t>ADELAIDE POINTE BOATERS</w:t>
            </w:r>
          </w:p>
          <w:p w14:paraId="3A15FB6D" w14:textId="77777777" w:rsidR="0031050A" w:rsidRDefault="00CB1A99">
            <w:r>
              <w:t>SERVICES, LLC,</w:t>
            </w:r>
          </w:p>
          <w:p w14:paraId="785B4FAC" w14:textId="77777777" w:rsidR="0031050A" w:rsidRDefault="00CB1A99">
            <w:r>
              <w:t>ADELAIDE POINTE BUILDING 1, LLC,</w:t>
            </w:r>
          </w:p>
          <w:p w14:paraId="620C79D6" w14:textId="77777777" w:rsidR="0031050A" w:rsidRDefault="00CB1A99">
            <w:r>
              <w:t>WATERLAND BATTLE CREEK, LLC,</w:t>
            </w:r>
          </w:p>
          <w:p w14:paraId="13AAE66E" w14:textId="77777777" w:rsidR="0031050A" w:rsidRDefault="00CB1A99">
            <w:r>
              <w:t>HALL STREET, LLC,</w:t>
            </w:r>
          </w:p>
          <w:p w14:paraId="1E56BBB7" w14:textId="77777777" w:rsidR="0031050A" w:rsidRDefault="00CB1A99">
            <w:r>
              <w:t>WATERLAND COMMERCE, LLC, and</w:t>
            </w:r>
          </w:p>
          <w:p w14:paraId="006C2657" w14:textId="77777777" w:rsidR="0031050A" w:rsidRDefault="00CB1A99">
            <w:r>
              <w:t>ADELAIDE POINTE, LLC,</w:t>
            </w:r>
          </w:p>
          <w:p w14:paraId="50077653" w14:textId="77777777" w:rsidR="0031050A" w:rsidRDefault="0031050A"/>
          <w:p w14:paraId="49533A20" w14:textId="77777777" w:rsidR="0031050A" w:rsidRDefault="00CB1A99">
            <w:r>
              <w:tab/>
              <w:tab/>
              <w:t>Debtors.</w:t>
            </w:r>
          </w:p>
        </w:tc>
        <w:tc>
          <w:tcPr>
            <w:tcW w:w="3900" w:type="dxa"/>
            <w:tcBorders>
              <w:top w:val="none" w:sz="0" w:space="0" w:color="FFFFFF"/>
              <w:left w:val="none" w:sz="0" w:space="0" w:color="FFFFFF"/>
              <w:bottom w:val="none" w:sz="0" w:space="0" w:color="FFFFFF"/>
              <w:right w:val="none" w:sz="0" w:space="0" w:color="FFFFFF"/>
            </w:tcBorders>
          </w:tcPr>
          <w:p w14:paraId="18E9B91D" w14:textId="77777777" w:rsidR="0031050A" w:rsidRDefault="00CB1A99">
            <w:r>
              <w:t>Chapter 11</w:t>
            </w:r>
          </w:p>
          <w:p w14:paraId="596F5F0E" w14:textId="77777777" w:rsidR="0031050A" w:rsidRDefault="0031050A"/>
          <w:p w14:paraId="209E8DE7" w14:textId="77777777" w:rsidR="0031050A" w:rsidRDefault="00CB1A99">
            <w:r>
              <w:t>Case No. 8:26-bk-02696-CED</w:t>
            </w:r>
          </w:p>
          <w:p w14:paraId="7DB6AD62" w14:textId="77777777" w:rsidR="0031050A" w:rsidRDefault="00CB1A99">
            <w:r>
              <w:t>(Lead Case)</w:t>
            </w:r>
          </w:p>
          <w:p w14:paraId="642679F7" w14:textId="77777777" w:rsidR="0031050A" w:rsidRDefault="0031050A"/>
          <w:p w14:paraId="3321F231" w14:textId="77777777" w:rsidR="0031050A" w:rsidRDefault="00CB1A99">
            <w:r>
              <w:t>Jointly Administered</w:t>
            </w:r>
          </w:p>
        </w:tc>
      </w:tr>
    </w:tbl>
    <w:p w14:paraId="30D9395E" w14:textId="77777777" w:rsidR="0031050A" w:rsidRDefault="00CB1A99">
      <w:pPr>
        <w:spacing w:before="60" w:after="120"/>
      </w:pPr>
      <w:r>
        <w:t>_______________________________________________________________/</w:t>
      </w:r>
    </w:p>
    <w:p w14:paraId="187A9E06" w14:textId="77777777" w:rsidR="0031050A" w:rsidRDefault="00CB1A99">
      <w:pPr>
        <w:jc w:val="center"/>
      </w:pPr>
      <w:r>
        <w:rPr>
          <w:b/>
          <w:bCs/>
        </w:rPr>
        <w:t>DEBTORS’ EMERGENCY MOTION FOR ENTRY OF A FINAL ORDER</w:t>
      </w:r>
    </w:p>
    <w:p w14:paraId="330CFB9C" w14:textId="77777777" w:rsidR="0031050A" w:rsidRDefault="00CB1A99">
      <w:pPr>
        <w:jc w:val="center"/>
      </w:pPr>
      <w:r>
        <w:rPr>
          <w:b/>
          <w:bCs/>
        </w:rPr>
        <w:t>(I) AUTHORIZING CERTAIN DEBTORS TO OBTAIN POST-PETITION FINANCING</w:t>
      </w:r>
    </w:p>
    <w:p w14:paraId="141D68B1" w14:textId="77777777" w:rsidR="0031050A" w:rsidRDefault="00CB1A99">
      <w:pPr>
        <w:jc w:val="center"/>
      </w:pPr>
      <w:r>
        <w:rPr>
          <w:b/>
          <w:bCs/>
        </w:rPr>
        <w:t>PURSUANT TO 11 U.S.C. §§ 105(a), 363, 364(c)(1), 364(c)(2), AND 364(d);</w:t>
      </w:r>
    </w:p>
    <w:p w14:paraId="4745F9AF" w14:textId="77777777" w:rsidR="0031050A" w:rsidRDefault="00CB1A99">
      <w:pPr>
        <w:jc w:val="center"/>
      </w:pPr>
      <w:r>
        <w:rPr>
          <w:b/>
          <w:bCs/>
        </w:rPr>
        <w:t>(II) GRANTING SENIOR PRIMING LIENS AND</w:t>
      </w:r>
    </w:p>
    <w:p w14:paraId="62888EEE" w14:textId="77777777" w:rsidR="0031050A" w:rsidRDefault="00CB1A99">
      <w:pPr>
        <w:jc w:val="center"/>
      </w:pPr>
      <w:r>
        <w:rPr>
          <w:b/>
          <w:bCs/>
        </w:rPr>
        <w:t>SUPER-PRIORITY ADMINISTRATIVE EXPENSE STATUS TO THE DIP LENDER;</w:t>
      </w:r>
    </w:p>
    <w:p w14:paraId="2BE030EE" w14:textId="77777777" w:rsidR="0031050A" w:rsidRDefault="00CB1A99">
      <w:pPr>
        <w:jc w:val="center"/>
      </w:pPr>
      <w:r>
        <w:rPr>
          <w:b/>
          <w:bCs/>
        </w:rPr>
        <w:t>(III) APPROVING THE DIP COMMITMENT AND AUTHORIZING EXECUTION OF</w:t>
      </w:r>
    </w:p>
    <w:p w14:paraId="52C1E696" w14:textId="77777777" w:rsidR="0031050A" w:rsidRDefault="00CB1A99">
      <w:pPr>
        <w:jc w:val="center"/>
      </w:pPr>
      <w:r>
        <w:rPr>
          <w:b/>
          <w:bCs/>
        </w:rPr>
        <w:t>THE LOAN DOCUMENTS;</w:t>
      </w:r>
    </w:p>
    <w:p w14:paraId="73B7F74F" w14:textId="77777777" w:rsidR="0031050A" w:rsidRDefault="00CB1A99">
      <w:pPr>
        <w:jc w:val="center"/>
      </w:pPr>
      <w:r>
        <w:rPr>
          <w:b/>
          <w:bCs/>
        </w:rPr>
        <w:t>(IV) SCHEDULING A FINAL HEARING ON EXPEDITED NOTICE; AND</w:t>
      </w:r>
    </w:p>
    <w:p w14:paraId="73978456" w14:textId="77777777" w:rsidR="0031050A" w:rsidRDefault="00CB1A99">
      <w:pPr>
        <w:jc w:val="center"/>
      </w:pPr>
      <w:r>
        <w:rPr>
          <w:b/>
          <w:bCs/>
        </w:rPr>
        <w:t>(V) GRANTING RELATED RELIEF</w:t>
      </w:r>
    </w:p>
    <w:p w14:paraId="16BCD400" w14:textId="77777777" w:rsidR="0031050A" w:rsidRDefault="0031050A">
      <w:pPr>
        <w:spacing w:line="120" w:lineRule="auto"/>
      </w:pPr>
    </w:p>
    <w:p w14:paraId="651DC81C" w14:textId="77777777" w:rsidR="0031050A" w:rsidRDefault="00CB1A99">
      <w:pPr>
        <w:jc w:val="center"/>
      </w:pPr>
      <w:r>
        <w:rPr>
          <w:b/>
          <w:bCs/>
        </w:rPr>
        <w:t>EMERGENCY HEARING REQUESTED</w:t>
      </w:r>
    </w:p>
    <w:p w14:paraId="4292B848" w14:textId="77777777" w:rsidR="0031050A" w:rsidRDefault="0031050A">
      <w:pPr>
        <w:spacing w:line="120" w:lineRule="auto"/>
      </w:pPr>
    </w:p>
    <w:p w14:paraId="11B48165" w14:textId="77777777" w:rsidR="0031050A" w:rsidRDefault="00CB1A99">
      <w:pPr>
        <w:spacing w:line="480" w:lineRule="auto"/>
        <w:ind w:firstLine="720"/>
        <w:jc w:val="both"/>
      </w:pPr>
      <w:r/>
      <w:r>
        <w:t xml:space="preserve">Leestma Management, LLC, Adelaide Pointe QOZB, LLC, Adelaide Pointe Boaters Services, LLC, </w:t>
      </w:r>
      <w:del w:id="9003" w:author="David S. Jennis (red pen, decoded)" w:date="2026-07-27T00:00:00Z">
        <w:r>
          <w:rPr>
            <w:highlight w:val="green"/>
          </w:rPr>
          <w:delText xml:space="preserve">Adelaide Pointe Building 1, LLC, Waterland Battle Creek, LLC,</w:delText>
        </w:r>
      </w:del>
      <w:ins w:id="9004" w:author="David S. Jennis (red pen, decoded)" w:date="2026-07-27T00:00:00Z">
        <w:r>
          <w:rPr>
            <w:highlight w:val="green"/>
          </w:rPr>
          <w:t xml:space="preserve">Adelaide Pointe Building 1, LLC (the “Condo Building 1”), Waterland Battle Creek, LLC,</w:t>
        </w:r>
      </w:ins>
      <w:r>
        <w:t xml:space="preserve"> Hall Street, LLC, Waterland Commerce, LLC, and Adelaide Pointe, LLC, as debtors and debtors-in-possession (collectively, the “Debtors”), by and through undersigned counsel, </w:t>
      </w:r>
      <w:del w:id="9005" w:author="David S. Jennis (red pen, decoded)" w:date="2026-07-27T00:00:00Z">
        <w:r>
          <w:rPr>
            <w:highlight w:val="green"/>
          </w:rPr>
          <w:delText xml:space="preserve">respectfully move this Court, pursuant to</w:delText>
        </w:r>
      </w:del>
      <w:ins w:id="9006" w:author="David S. Jennis (red pen, decoded)" w:date="2026-07-27T00:00:00Z">
        <w:r>
          <w:rPr>
            <w:highlight w:val="green"/>
          </w:rPr>
          <w:t xml:space="preserve">respectfully move pursuant to</w:t>
        </w:r>
      </w:ins>
      <w:r>
        <w:t xml:space="preserve"> sections 105(a), 361, 363, 364(c)(1), 364(c)(2), 364(d), 503(b), and </w:t>
      </w:r>
      <w:del w:id="9007" w:author="David S. Jennis (red pen, decoded)" w:date="2026-07-27T00:00:00Z">
        <w:r>
          <w:rPr>
            <w:highlight w:val="green"/>
          </w:rPr>
          <w:delText xml:space="preserve">507(b) of title 11 of the United States Code</w:delText>
        </w:r>
      </w:del>
      <w:ins w:id="9008" w:author="David S. Jennis (red pen, decoded)" w:date="2026-07-27T00:00:00Z">
        <w:r>
          <w:rPr>
            <w:highlight w:val="green"/>
          </w:rPr>
          <w:t xml:space="preserve">507(b) of the United States Code</w:t>
        </w:r>
      </w:ins>
      <w:r>
        <w:t xml:space="preserve"> (the “Bankruptcy Code”), Federal Rules of Bankruptcy Procedure 2002, 4001, 6003, 6004, and 9014, and Local Rules 2081-1, 4001-2, and 9075-1 of the United States Bankruptcy Court for the Middle District of Florida, for entry of a final order (the “Final Order”) authorizing Adelaide Pointe QOZB, LLC, Adelaide Pointe Boaters Services, LLC, and Adelaide Pointe Building 1, LLC (collectively, the “Borrowers”) to obtain post-petition financing in the maximum principal amount of $12,074,869 on a senior, priming-lien basis under </w:t>
      </w:r>
      <w:del w:id="9009" w:author="David S. Jennis (red pen, decoded)" w:date="2026-07-27T00:00:00Z">
        <w:r>
          <w:rPr>
            <w:highlight w:val="yellow"/>
          </w:rPr>
          <w:delText xml:space="preserve">section 364(d), on the terms of the financing commitment</w:delText>
        </w:r>
      </w:del>
      <w:commentRangeStart w:id="1"/>
      <w:ins w:id="9010" w:author="David S. Jennis (red pen, decoded)" w:date="2026-07-27T00:00:00Z">
        <w:r>
          <w:rPr>
            <w:highlight w:val="yellow"/>
          </w:rPr>
          <w:t xml:space="preserve">section 364(d), under the terms of the financing commitment</w:t>
        </w:r>
      </w:ins>
      <w:commentRangeEnd w:id="1"/>
      <w:r>
        <w:rPr>
          <w:rStyle w:val="CommentReference"/>
        </w:rPr>
        <w:commentReference w:id="1"/>
      </w:r>
      <w:r>
        <w:t xml:space="preserve"> </w:t>
      </w:r>
      <w:del w:id="9011" w:author="David S. Jennis (red pen, decoded)" w:date="2026-07-27T00:00:00Z">
        <w:r>
          <w:rPr>
            <w:highlight w:val="yellow"/>
          </w:rPr>
          <w:delText xml:space="preserve">issued by 364 Capital, LLC dated July 7, 2026</w:delText>
        </w:r>
      </w:del>
      <w:commentRangeStart w:id="0"/>
      <w:ins w:id="9012" w:author="David S. Jennis (red pen, decoded)" w:date="2026-07-27T00:00:00Z">
        <w:r>
          <w:rPr>
            <w:highlight w:val="yellow"/>
          </w:rPr>
          <w:t xml:space="preserve">issued by 364 Capital, LLC (the “DIP Lender”) dated July 7, 2026</w:t>
        </w:r>
      </w:ins>
      <w:commentRangeEnd w:id="0"/>
      <w:r>
        <w:rPr>
          <w:rStyle w:val="CommentReference"/>
        </w:rPr>
        <w:commentReference w:id="0"/>
      </w:r>
      <w:r>
        <w:t xml:space="preserve">, as revised </w:t>
      </w:r>
      <w:del w:id="9013" w:author="David S. Jennis (red pen, decoded)" w:date="2026-07-27T00:00:00Z">
        <w:r>
          <w:rPr>
            <w:highlight w:val="green"/>
          </w:rPr>
          <w:delText xml:space="preserve">(the “Commitment”), a copy of which is attached hereto as Exhibit A.</w:delText>
        </w:r>
      </w:del>
      <w:ins w:id="9014" w:author="David S. Jennis (red pen, decoded)" w:date="2026-07-27T00:00:00Z">
        <w:r>
          <w:rPr>
            <w:highlight w:val="green"/>
          </w:rPr>
          <w:t xml:space="preserve">(the “Commitment”), attached as Exhibit A.</w:t>
        </w:r>
      </w:ins>
      <w:r>
        <w:t xml:space="preserve"> In support of this Motion, the Debtors respectfully state as follows:</w:t>
      </w:r>
      <w:r>
        <w:t xml:space="preserve"/>
      </w:r>
    </w:p>
    <w:p w14:paraId="54D4ADFF" w14:textId="77777777" w:rsidR="0031050A" w:rsidRDefault="00CB1A99">
      <w:pPr>
        <w:spacing w:before="120" w:line="480" w:lineRule="auto"/>
        <w:jc w:val="center"/>
      </w:pPr>
      <w:r>
        <w:rPr>
          <w:b/>
          <w:bCs/>
        </w:rPr>
        <w:t>I. PRELIMINARY STATEMENT</w:t>
      </w:r>
    </w:p>
    <w:p w14:paraId="7E23F337" w14:textId="77777777" w:rsidR="0031050A" w:rsidRDefault="00CB1A99">
      <w:pPr>
        <w:spacing w:line="480" w:lineRule="auto"/>
        <w:ind w:firstLine="720"/>
        <w:jc w:val="both"/>
      </w:pPr>
      <w:r>
        <w:t>1.</w:t>
        <w:tab/>
      </w:r>
      <w:r>
        <w:t xml:space="preserve">This Motion seeks entry of a Final Order authorizing a senior, priming-lien debtor-in-possession term loan facility in the maximum principal amount of $12,074,869 (the “DIP Loan”) from 364 Capital, LLC (“364 Capital” or the </w:t>
      </w:r>
      <w:del w:id="9015" w:author="David S. Jennis (red pen, decoded)" w:date="2026-07-27T00:00:00Z">
        <w:r>
          <w:rPr>
            <w:highlight w:val="green"/>
          </w:rPr>
          <w:delText xml:space="preserve">“DIP Lender”), on the terms of the Commitment and</w:delText>
        </w:r>
      </w:del>
      <w:ins w:id="9016" w:author="David S. Jennis (red pen, decoded)" w:date="2026-07-27T00:00:00Z">
        <w:r>
          <w:rPr>
            <w:highlight w:val="green"/>
          </w:rPr>
          <w:t xml:space="preserve">“DIP Lender”), on the terms set forth in the Commitment and</w:t>
        </w:r>
      </w:ins>
      <w:r>
        <w:t xml:space="preserve"> </w:t>
      </w:r>
      <w:del w:id="9017" w:author="David S. Jennis (red pen, decoded)" w:date="2026-07-27T00:00:00Z">
        <w:r>
          <w:rPr>
            <w:highlight w:val="yellow"/>
          </w:rPr>
          <w:delText xml:space="preserve">the line-item budget attached to the Commitment as its Exhibit A</w:delText>
        </w:r>
      </w:del>
      <w:commentRangeStart w:id="2"/>
      <w:ins w:id="9018" w:author="David S. Jennis (red pen, decoded)" w:date="2026-07-27T00:00:00Z">
        <w:r>
          <w:rPr>
            <w:highlight w:val="yellow"/>
          </w:rPr>
          <w:t xml:space="preserve">the line-item budget to be utilized attached to the Commitment as Exhibit A</w:t>
        </w:r>
      </w:ins>
      <w:commentRangeEnd w:id="2"/>
      <w:r>
        <w:rPr>
          <w:rStyle w:val="CommentReference"/>
        </w:rPr>
        <w:commentReference w:id="2"/>
      </w:r>
      <w:r>
        <w:t xml:space="preserve"> (the “Budget”). </w:t>
      </w:r>
      <w:del w:id="9019" w:author="David S. Jennis (red pen, decoded)" w:date="2026-07-27T00:00:00Z">
        <w:r>
          <w:rPr>
            <w:highlight w:val="red"/>
          </w:rPr>
          <w:delText xml:space="preserve">The DIP Loan funds four categories of expenditures identified line-by-line</w:delText>
        </w:r>
      </w:del>
      <w:commentRangeStart w:id="3"/>
      <w:ins w:id="9020" w:author="David S. Jennis (red pen, decoded)" w:date="2026-07-27T00:00:00Z">
        <w:r>
          <w:rPr>
            <w:highlight w:val="red"/>
          </w:rPr>
          <w:t xml:space="preserve">The DIP Loan funds expenditures in the categories identified line-by-line</w:t>
        </w:r>
      </w:ins>
      <w:commentRangeEnd w:id="3"/>
      <w:r>
        <w:rPr>
          <w:rStyle w:val="CommentReference"/>
        </w:rPr>
        <w:commentReference w:id="3"/>
      </w:r>
      <w:r>
        <w:t xml:space="preserve"> in the Budget: </w:t>
      </w:r>
      <w:del w:id="9021" w:author="David S. Jennis (red pen, decoded)" w:date="2026-07-27T00:00:00Z">
        <w:r>
          <w:rPr>
            <w:highlight w:val="green"/>
          </w:rPr>
          <w:delText xml:space="preserve">(i) professional and administrative expenses, including the Chief Restructuring Officer</w:delText>
        </w:r>
      </w:del>
      <w:ins w:id="9022" w:author="David S. Jennis (red pen, decoded)" w:date="2026-07-27T00:00:00Z">
        <w:r>
          <w:rPr>
            <w:highlight w:val="green"/>
          </w:rPr>
          <w:t xml:space="preserve">(i) proposed professional and administrative expenses, including the compensation sought by the Chief Restructuring Officer</w:t>
        </w:r>
      </w:ins>
      <w:r>
        <w:t xml:space="preserve">, John Polderman </w:t>
      </w:r>
      <w:del w:id="9023" w:author="David S. Jennis (red pen, decoded)" w:date="2026-07-27T00:00:00Z">
        <w:r>
          <w:rPr>
            <w:highlight w:val="green"/>
          </w:rPr>
          <w:delText xml:space="preserve">($180,000), critical-vendor and EGLE site-assessment work by Edgewater Resources</w:delText>
        </w:r>
      </w:del>
      <w:ins w:id="9024" w:author="David S. Jennis (red pen, decoded)" w:date="2026-07-27T00:00:00Z">
        <w:r>
          <w:rPr>
            <w:highlight w:val="green"/>
          </w:rPr>
          <w:t xml:space="preserve">($180,000), required critical-vendor and EGLE site-assessment work to be done by Edgewater Resources</w:t>
        </w:r>
      </w:ins>
      <w:r>
        <w:t xml:space="preserve"> </w:t>
      </w:r>
      <w:del w:id="9025" w:author="David S. Jennis (red pen, decoded)" w:date="2026-07-27T00:00:00Z">
        <w:r>
          <w:rPr>
            <w:highlight w:val="green"/>
          </w:rPr>
          <w:delText xml:space="preserve">and Soils and Structures, claims-agent, appraisal, and tax and accounting services</w:delText>
        </w:r>
      </w:del>
      <w:ins w:id="9026" w:author="David S. Jennis (red pen, decoded)" w:date="2026-07-27T00:00:00Z">
        <w:r>
          <w:rPr>
            <w:highlight w:val="green"/>
          </w:rPr>
          <w:t xml:space="preserve">and Soils and Structures, appraisal services, tax and accounting services</w:t>
        </w:r>
      </w:ins>
      <w:r>
        <w:t xml:space="preserve"> (Brickley DeLong), </w:t>
      </w:r>
      <w:del w:id="9027" w:author="David S. Jennis (red pen, decoded)" w:date="2026-07-27T00:00:00Z">
        <w:r>
          <w:rPr>
            <w:highlight w:val="yellow"/>
          </w:rPr>
          <w:delText xml:space="preserve">United States Trustee fees, and counsel for the Debtors and the DIP Lender;</w:delText>
        </w:r>
      </w:del>
      <w:commentRangeStart w:id="4"/>
      <w:ins w:id="9028" w:author="David S. Jennis (red pen, decoded)" w:date="2026-07-27T00:00:00Z">
        <w:r>
          <w:rPr>
            <w:highlight w:val="yellow"/>
          </w:rPr>
          <w:t xml:space="preserve">United States Trustee fees, and the accruing legal fees and administrative claim of counsel for the Debtors as well as all the attorneys’ fees incurred or to be incurred by counsel for the DIP Lender;</w:t>
        </w:r>
      </w:ins>
      <w:commentRangeEnd w:id="4"/>
      <w:r>
        <w:rPr>
          <w:rStyle w:val="CommentReference"/>
        </w:rPr>
        <w:commentReference w:id="4"/>
      </w:r>
      <w:r>
        <w:t xml:space="preserve"> (ii) $5,000,000 of hard costs to complete the build-out of the </w:t>
      </w:r>
      <w:del w:id="9029" w:author="David S. Jennis (red pen, decoded)" w:date="2026-07-27T00:00:00Z">
        <w:r>
          <w:rPr>
            <w:highlight w:val="yellow"/>
          </w:rPr>
          <w:delText xml:space="preserve">34 unsold condominium units in Building 1, together with the condominium pool</w:delText>
        </w:r>
      </w:del>
      <w:commentRangeStart w:id="5"/>
      <w:ins w:id="9030" w:author="David S. Jennis (red pen, decoded)" w:date="2026-07-27T00:00:00Z">
        <w:r>
          <w:rPr>
            <w:highlight w:val="yellow"/>
          </w:rPr>
          <w:t xml:space="preserve">34 unsold condominium units in Condo Building 1, together with the required amenities as the condominium pool</w:t>
        </w:r>
      </w:ins>
      <w:commentRangeEnd w:id="5"/>
      <w:r>
        <w:rPr>
          <w:rStyle w:val="CommentReference"/>
        </w:rPr>
        <w:commentReference w:id="5"/>
      </w:r>
      <w:r>
        <w:t xml:space="preserve">, the lobby and hallway build-out, landscaping, and </w:t>
      </w:r>
      <w:del w:id="9031" w:author="David S. Jennis (red pen, decoded)" w:date="2026-07-27T00:00:00Z">
        <w:r>
          <w:rPr>
            <w:highlight w:val="yellow"/>
          </w:rPr>
          <w:delText xml:space="preserve">the engineered balcony remediation ($25,000);</w:delText>
        </w:r>
      </w:del>
      <w:commentRangeStart w:id="6"/>
      <w:ins w:id="9032" w:author="David S. Jennis (red pen, decoded)" w:date="2026-07-27T00:00:00Z">
        <w:r>
          <w:rPr>
            <w:highlight w:val="yellow"/>
          </w:rPr>
          <w:t xml:space="preserve">the engineered balcony remediation (estimated by the Debtors and the CRO to be $25,000);</w:t>
        </w:r>
      </w:ins>
      <w:commentRangeEnd w:id="6"/>
      <w:r>
        <w:rPr>
          <w:rStyle w:val="CommentReference"/>
        </w:rPr>
        <w:commentReference w:id="6"/>
      </w:r>
      <w:r>
        <w:t xml:space="preserve"> (iii) approximately $555,019 of other required items, including construction management, </w:t>
      </w:r>
      <w:del w:id="9033" w:author="David S. Jennis (red pen, decoded)" w:date="2026-07-27T00:00:00Z">
        <w:r>
          <w:rPr>
            <w:highlight w:val="yellow"/>
          </w:rPr>
          <w:delText xml:space="preserve">estimated closing costs, and a contingency; and (iv)</w:delText>
        </w:r>
      </w:del>
      <w:commentRangeStart w:id="7"/>
      <w:ins w:id="9034" w:author="David S. Jennis (red pen, decoded)" w:date="2026-07-27T00:00:00Z">
        <w:r>
          <w:rPr>
            <w:highlight w:val="yellow"/>
          </w:rPr>
          <w:t xml:space="preserve">estimated closing costs, and a contingency reserve; and (iv)</w:t>
        </w:r>
      </w:ins>
      <w:commentRangeEnd w:id="7"/>
      <w:r>
        <w:rPr>
          <w:rStyle w:val="CommentReference"/>
        </w:rPr>
        <w:commentReference w:id="7"/>
      </w:r>
      <w:r>
        <w:t xml:space="preserve"> approximately </w:t>
      </w:r>
      <w:del w:id="9035" w:author="David S. Jennis (red pen, decoded)" w:date="2026-07-27T00:00:00Z">
        <w:r>
          <w:rPr>
            <w:highlight w:val="green"/>
          </w:rPr>
          <w:delText xml:space="preserve">$5,640,500 of DIP Lender fees and interest reserves</w:delText>
        </w:r>
      </w:del>
      <w:ins w:id="9036" w:author="David S. Jennis (red pen, decoded)" w:date="2026-07-27T00:00:00Z">
        <w:r>
          <w:rPr>
            <w:highlight w:val="green"/>
          </w:rPr>
          <w:t xml:space="preserve">$5,640,500 of DIP Lender origination fees and interest reserves</w:t>
        </w:r>
      </w:ins>
      <w:r>
        <w:t xml:space="preserve">, including a $5,000,000 </w:t>
      </w:r>
      <w:del w:id="9037" w:author="David S. Jennis (red pen, decoded)" w:date="2026-07-27T00:00:00Z">
        <w:r>
          <w:rPr>
            <w:highlight w:val="yellow"/>
          </w:rPr>
          <w:delText xml:space="preserve">interest reserve dedicated to servicing the Debtors’ obligations</w:delText>
        </w:r>
      </w:del>
      <w:commentRangeStart w:id="8"/>
      <w:ins w:id="9038" w:author="David S. Jennis (red pen, decoded)" w:date="2026-07-27T00:00:00Z">
        <w:r>
          <w:rPr>
            <w:highlight w:val="yellow"/>
          </w:rPr>
          <w:t xml:space="preserve">interest reserve dedicated to any debt service on the Debtors’ obligations</w:t>
        </w:r>
      </w:ins>
      <w:commentRangeEnd w:id="8"/>
      <w:r>
        <w:rPr>
          <w:rStyle w:val="CommentReference"/>
        </w:rPr>
        <w:commentReference w:id="8"/>
      </w:r>
      <w:r>
        <w:t xml:space="preserve"> to Independent Bank Corp. </w:t>
      </w:r>
      <w:del w:id="9039" w:author="David S. Jennis (red pen, decoded)" w:date="2026-07-27T00:00:00Z">
        <w:r>
          <w:rPr>
            <w:highlight w:val="yellow"/>
          </w:rPr>
          <w:delText xml:space="preserve">(“IBCP”) during these cases and an estimated thirty-month</w:delText>
        </w:r>
      </w:del>
      <w:commentRangeStart w:id="9"/>
      <w:ins w:id="9040" w:author="David S. Jennis (red pen, decoded)" w:date="2026-07-27T00:00:00Z">
        <w:r>
          <w:rPr>
            <w:highlight w:val="yellow"/>
          </w:rPr>
          <w:t xml:space="preserve">(“IBCP”) during these cases that the Court may determine appropriate as adequate protection, and an estimated thirty-month</w:t>
        </w:r>
      </w:ins>
      <w:commentRangeEnd w:id="9"/>
      <w:r>
        <w:rPr>
          <w:rStyle w:val="CommentReference"/>
        </w:rPr>
        <w:commentReference w:id="9"/>
      </w:r>
      <w:r>
        <w:t xml:space="preserve"> interest reserve on the DIP Loan itself. </w:t>
      </w:r>
      <w:del w:id="9041" w:author="David S. Jennis (red pen, decoded)" w:date="2026-07-27T00:00:00Z">
        <w:r>
          <w:rPr>
            <w:highlight w:val="green"/>
          </w:rPr>
          <w:delText xml:space="preserve">The DIP Loan is a completion facility: it funds</w:delText>
        </w:r>
      </w:del>
      <w:ins w:id="9042" w:author="David S. Jennis (red pen, decoded)" w:date="2026-07-27T00:00:00Z">
        <w:r>
          <w:rPr>
            <w:highlight w:val="green"/>
          </w:rPr>
          <w:t xml:space="preserve">The DIP Loan is an all purpose completion facility that funds</w:t>
        </w:r>
      </w:ins>
      <w:r>
        <w:t xml:space="preserve"> the administration of these Chapter 11 Cases, the completion of </w:t>
      </w:r>
      <w:del w:id="9043" w:author="David S. Jennis (red pen, decoded)" w:date="2026-07-27T00:00:00Z">
        <w:r>
          <w:rPr>
            <w:highlight w:val="yellow"/>
          </w:rPr>
          <w:delText xml:space="preserve">the single most valuable unfinished asset in these estates, and the debt-service reserves that carry the senior lender and the DIP Lender through plan confirmation and the condominium sellout.</w:delText>
        </w:r>
      </w:del>
      <w:commentRangeStart w:id="10"/>
      <w:ins w:id="9044" w:author="David S. Jennis (red pen, decoded)" w:date="2026-07-27T00:00:00Z">
        <w:r>
          <w:rPr>
            <w:highlight w:val="yellow"/>
          </w:rPr>
          <w:t xml:space="preserve">the single most valuable unfinished asset (Condo Building 1), and provides the debt-service reserves that would provide protection to the securing lender and the DIP Lender through plan confirmation and the condominium sellout and/or adequate protection.</w:t>
        </w:r>
      </w:ins>
      <w:commentRangeEnd w:id="10"/>
      <w:r>
        <w:rPr>
          <w:rStyle w:val="CommentReference"/>
        </w:rPr>
        <w:commentReference w:id="10"/>
      </w:r>
      <w:r>
        <w:t xml:space="preserve"/>
      </w:r>
    </w:p>
    <w:p w14:paraId="44366E2E" w14:textId="77777777" w:rsidR="0031050A" w:rsidRDefault="00CB1A99">
      <w:pPr>
        <w:spacing w:line="480" w:lineRule="auto"/>
        <w:ind w:firstLine="720"/>
        <w:jc w:val="both"/>
      </w:pPr>
      <w:r>
        <w:t>2.</w:t>
        <w:tab/>
      </w:r>
      <w:r>
        <w:t xml:space="preserve">The Debtors require the DIP Loan because their operations are seasonal, their pre-petition </w:t>
      </w:r>
      <w:del w:id="9045" w:author="David S. Jennis (red pen, decoded)" w:date="2026-07-27T00:00:00Z">
        <w:r>
          <w:rPr>
            <w:highlight w:val="green"/>
          </w:rPr>
          <w:delText xml:space="preserve">cash reserves were depleted during the pre-petition state-court receivership, and the receivership transition has compressed</w:delText>
        </w:r>
      </w:del>
      <w:ins w:id="9046" w:author="David S. Jennis (red pen, decoded)" w:date="2026-07-27T00:00:00Z">
        <w:r>
          <w:rPr>
            <w:highlight w:val="green"/>
          </w:rPr>
          <w:t xml:space="preserve">cash reserves were depleted by the IBCP account sweep prior to and during the pre-petition state-court receivership, and the imposition of the receivership transition compressed</w:t>
        </w:r>
      </w:ins>
      <w:r>
        <w:t xml:space="preserve"> the Debtors’ </w:t>
      </w:r>
      <w:del w:id="9047" w:author="David S. Jennis (red pen, decoded)" w:date="2026-07-27T00:00:00Z">
        <w:r>
          <w:rPr>
            <w:highlight w:val="green"/>
          </w:rPr>
          <w:delText xml:space="preserve">available liquidity at the exact moment when statutory deadlines</w:delText>
        </w:r>
      </w:del>
      <w:ins w:id="9048" w:author="David S. Jennis (red pen, decoded)" w:date="2026-07-27T00:00:00Z">
        <w:r>
          <w:rPr>
            <w:highlight w:val="green"/>
          </w:rPr>
          <w:t xml:space="preserve">available liquidity precisely when statutory deadlines</w:t>
        </w:r>
      </w:ins>
      <w:r>
        <w:t xml:space="preserve">, professional retention, </w:t>
      </w:r>
      <w:del w:id="9049" w:author="David S. Jennis (red pen, decoded)" w:date="2026-07-27T00:00:00Z">
        <w:r>
          <w:rPr>
            <w:highlight w:val="yellow"/>
          </w:rPr>
          <w:delText xml:space="preserve">completion of the Building 1 condominium units, and the carry on the Debtors’ senior secured debt require predictable funding.</w:delText>
        </w:r>
      </w:del>
      <w:commentRangeStart w:id="11"/>
      <w:ins w:id="9050" w:author="David S. Jennis (red pen, decoded)" w:date="2026-07-27T00:00:00Z">
        <w:r>
          <w:rPr>
            <w:highlight w:val="yellow"/>
          </w:rPr>
          <w:t xml:space="preserve">completion of the Condo Building 1 condominium units, and the debt service carry on the Debtors’ secured debt requirements require predictable and stable funding or any adequate protection.</w:t>
        </w:r>
      </w:ins>
      <w:commentRangeEnd w:id="11"/>
      <w:r>
        <w:rPr>
          <w:rStyle w:val="CommentReference"/>
        </w:rPr>
        <w:commentReference w:id="11"/>
      </w:r>
      <w:r>
        <w:t xml:space="preserve"> Without the DIP Loan, the Debtors will not be able to fund the professionals whose work the Court has already approved </w:t>
      </w:r>
      <w:del w:id="9051" w:author="David S. Jennis (red pen, decoded)" w:date="2026-07-27T00:00:00Z">
        <w:r>
          <w:rPr>
            <w:highlight w:val="red"/>
          </w:rPr>
          <w:delText xml:space="preserve">(or will shortly consider), complete and monetize the 34 unsold condominium units that constitute the single largest source of distributable value in these estates, or service</w:delText>
        </w:r>
      </w:del>
      <w:commentRangeStart w:id="12"/>
      <w:ins w:id="9052" w:author="David S. Jennis (red pen, decoded)" w:date="2026-07-27T00:00:00Z">
        <w:r>
          <w:rPr>
            <w:highlight w:val="red"/>
          </w:rPr>
          <w:t xml:space="preserve">(or will shortly be asked to consider), whose services will be necessary and essential to complete and monetize the 34 unsold condominium units, or service</w:t>
        </w:r>
      </w:ins>
      <w:commentRangeEnd w:id="12"/>
      <w:r>
        <w:rPr>
          <w:rStyle w:val="CommentReference"/>
        </w:rPr>
        <w:commentReference w:id="12"/>
      </w:r>
      <w:r>
        <w:t xml:space="preserve"> the IBCP debt during these cases, which would precipitate the very loss of going-concern value that Chapter 11 is designed to prevent.</w:t>
      </w:r>
      <w:del w:id="9053" w:author="David S. Jennis (red pen, decoded)" w:date="2026-07-27T00:00:00Z">
        <w:r>
          <w:rPr>
            <w:highlight w:val="green"/>
          </w:rPr>
          <w:delText xml:space="preserve"> Critically, the Debtors first offered this funding opportunity to IBCP, and IBCP was unwilling to fund the Budget.</w:delText>
        </w:r>
      </w:del>
      <w:r>
        <w:t xml:space="preserve"/>
      </w:r>
    </w:p>
    <w:p w14:paraId="772DB572" w14:textId="77777777" w:rsidR="0031050A" w:rsidRDefault="00CB1A99">
      <w:pPr>
        <w:spacing w:line="480" w:lineRule="auto"/>
        <w:ind w:firstLine="720"/>
        <w:jc w:val="both"/>
      </w:pPr>
      <w:r>
        <w:t>3.</w:t>
        <w:tab/>
      </w:r>
      <w:r>
        <w:t xml:space="preserve">The Debtors have negotiated the proposed terms of the DIP Loan in good faith with the DIP Lender following arm’s-length </w:t>
      </w:r>
      <w:del w:id="9054" w:author="David S. Jennis (red pen, decoded)" w:date="2026-07-27T00:00:00Z">
        <w:r>
          <w:rPr>
            <w:highlight w:val="yellow"/>
          </w:rPr>
          <w:delText xml:space="preserve">negotiations and a marketing process in which the Debtors solicited interest</w:delText>
        </w:r>
      </w:del>
      <w:commentRangeStart w:id="13"/>
      <w:ins w:id="9055" w:author="David S. Jennis (red pen, decoded)" w:date="2026-07-27T00:00:00Z">
        <w:r>
          <w:rPr>
            <w:highlight w:val="yellow"/>
          </w:rPr>
          <w:t xml:space="preserve">negotiations and a process in which the Debtors solicited interest</w:t>
        </w:r>
      </w:ins>
      <w:commentRangeEnd w:id="13"/>
      <w:r>
        <w:rPr>
          <w:rStyle w:val="CommentReference"/>
        </w:rPr>
        <w:commentReference w:id="13"/>
      </w:r>
      <w:r>
        <w:t xml:space="preserve"> from multiple potential post-petition financing sources.</w:t>
      </w:r>
      <w:ins w:id="7901" w:author="David S. Jennis (red pen, decoded)" w:date="2026-07-27T00:00:00Z">
        <w:r>
          <w:rPr>
            <w:vertAlign w:val="superscript"/>
            <w:highlight w:val="green"/>
          </w:rPr>
          <w:footnoteReference w:id="2"/>
        </w:r>
      </w:ins>
      <w:r>
        <w:t xml:space="preserve"> 364 Capital is a Delaware limited liability company and specialty post-petition financing source acting through 364 Manager, </w:t>
      </w:r>
      <w:del w:id="9056" w:author="David S. Jennis (red pen, decoded)" w:date="2026-07-27T00:00:00Z">
        <w:r>
          <w:rPr>
            <w:highlight w:val="green"/>
          </w:rPr>
          <w:delText xml:space="preserve">LLC and its Managing Member, Renzo Renzi</w:delText>
        </w:r>
      </w:del>
      <w:ins w:id="9057" w:author="David S. Jennis (red pen, decoded)" w:date="2026-07-27T00:00:00Z">
        <w:r>
          <w:rPr>
            <w:highlight w:val="green"/>
          </w:rPr>
          <w:t xml:space="preserve">LLC, and its Managing Member, Renzo Renzi</w:t>
        </w:r>
      </w:ins>
      <w:r>
        <w:t xml:space="preserve">; the Debtors and 364 Capital have no prior or affiliated relationship. The proposed terms are fair, reasonable, and </w:t>
      </w:r>
      <w:del w:id="9058" w:author="David S. Jennis (red pen, decoded)" w:date="2026-07-27T00:00:00Z">
        <w:r>
          <w:rPr>
            <w:highlight w:val="red"/>
          </w:rPr>
          <w:delText xml:space="preserve">within the market range for comparable priming-lien DIP facilities.</w:delText>
        </w:r>
      </w:del>
      <w:commentRangeStart w:id="14"/>
      <w:ins w:id="9059" w:author="David S. Jennis (red pen, decoded)" w:date="2026-07-27T00:00:00Z">
        <w:r>
          <w:rPr>
            <w:highlight w:val="red"/>
          </w:rPr>
          <w:t xml:space="preserve">within the market range for comparable or business priming-lien DIP facilities.</w:t>
        </w:r>
      </w:ins>
      <w:commentRangeEnd w:id="14"/>
      <w:r>
        <w:rPr>
          <w:rStyle w:val="CommentReference"/>
        </w:rPr>
        <w:commentReference w:id="14"/>
      </w:r>
      <w:r>
        <w:t xml:space="preserve"> </w:t>
      </w:r>
      <w:r>
        <w:t xml:space="preserve"/>
      </w:r>
      <w:r>
        <w:rPr>
          <w:b/>
          <w:bCs/>
        </w:rPr>
        <w:t>The DIP Loan is a priming transaction under section 364(d) of the Bankruptcy Code</w:t>
      </w:r>
      <w:r/>
      <w:r>
        <w:t xml:space="preserve">. The DIP Lender will receive senior first-priority liens on </w:t>
      </w:r>
      <w:del w:id="9060" w:author="David S. Jennis (red pen, decoded)" w:date="2026-07-27T00:00:00Z">
        <w:r>
          <w:rPr>
            <w:highlight w:val="green"/>
          </w:rPr>
          <w:delText xml:space="preserve">specified pre-petition collateral securing the obligations of IBCP — the real property located at</w:delText>
        </w:r>
      </w:del>
      <w:ins w:id="9061" w:author="David S. Jennis (red pen, decoded)" w:date="2026-07-27T00:00:00Z">
        <w:r>
          <w:rPr>
            <w:highlight w:val="green"/>
          </w:rPr>
          <w:t xml:space="preserve">specified pre-petition collateral that currently secures certain of the Debtors’ obligations to IBCP — the real property located at</w:t>
        </w:r>
      </w:ins>
      <w:r>
        <w:t xml:space="preserve"> </w:t>
      </w:r>
      <w:del w:id="9062" w:author="David S. Jennis (red pen, decoded)" w:date="2026-07-27T00:00:00Z">
        <w:r>
          <w:rPr>
            <w:highlight w:val="yellow"/>
          </w:rPr>
          <w:delText xml:space="preserve">1204 West Western Avenue, 901 Adelaide Circle, and 400 Adelaide Circle, Muskegon, Michigan, together with vacant land</w:delText>
        </w:r>
      </w:del>
      <w:commentRangeStart w:id="15"/>
      <w:ins w:id="9063" w:author="David S. Jennis (red pen, decoded)" w:date="2026-07-27T00:00:00Z">
        <w:r>
          <w:rPr>
            <w:highlight w:val="yellow"/>
          </w:rPr>
          <w:t xml:space="preserve">1204 West Western Avenue (warehouses), 901 Adelaide Circle (Condo Building 1), and 400 Adelaide Circle (boater services building), Muskegon, Michigan, together with vacant land</w:t>
        </w:r>
      </w:ins>
      <w:commentRangeEnd w:id="15"/>
      <w:r>
        <w:rPr>
          <w:rStyle w:val="CommentReference"/>
        </w:rPr>
        <w:commentReference w:id="15"/>
      </w:r>
      <w:r>
        <w:t xml:space="preserve"> on the Adelaide Pointe campus and all improvements thereon </w:t>
      </w:r>
      <w:del w:id="9064" w:author="David S. Jennis (red pen, decoded)" w:date="2026-07-27T00:00:00Z">
        <w:r>
          <w:rPr>
            <w:highlight w:val="red"/>
          </w:rPr>
          <w:delText xml:space="preserve">(the Adelaide Pointe warehouse, boater services, and Building 1 condominium components), and the Borrowers’</w:delText>
        </w:r>
      </w:del>
      <w:commentRangeStart w:id="16"/>
      <w:ins w:id="9065" w:author="David S. Jennis (red pen, decoded)" w:date="2026-07-27T00:00:00Z">
        <w:r>
          <w:rPr>
            <w:highlight w:val="red"/>
          </w:rPr>
          <w:t xml:space="preserve">(the warehouse, boater services building, and Condo Building 1 condominium components of the Adelaide Pointe Marina complex, all of which are integrated), and the Borrowers’</w:t>
        </w:r>
      </w:ins>
      <w:commentRangeEnd w:id="16"/>
      <w:r>
        <w:rPr>
          <w:rStyle w:val="CommentReference"/>
        </w:rPr>
        <w:commentReference w:id="16"/>
      </w:r>
      <w:r>
        <w:t xml:space="preserve"> associated personal property, excluding estate claims and causes of action (collectively, the “Priming Collateral”). The DIP Loan does not prime any other secured creditor. It does not prime the first-position lien of Lake Michigan Credit Union on the Hall Street property, does not prime any lien on the Waterland Commerce property, and does not affect the USDA-guaranteed positions of ChoiceOne Bank, Westshore Bank, or 4Front Credit Union, or any other pre-petition secured creditor. </w:t>
      </w:r>
      <w:del w:id="9066" w:author="David S. Jennis (red pen, decoded)" w:date="2026-07-27T00:00:00Z">
        <w:r>
          <w:rPr>
            <w:highlight w:val="yellow"/>
          </w:rPr>
          <w:delText xml:space="preserve">Neither Hall Street, LLC nor Waterland Commerce, LLC is a Borrower</w:delText>
        </w:r>
      </w:del>
      <w:commentRangeStart w:id="17"/>
      <w:ins w:id="9067" w:author="David S. Jennis (red pen, decoded)" w:date="2026-07-27T00:00:00Z">
        <w:r>
          <w:rPr>
            <w:highlight w:val="yellow"/>
          </w:rPr>
          <w:t xml:space="preserve">Neither Leestma Management, LLC nor Waterland Commerce, LLC is a Borrower</w:t>
        </w:r>
      </w:ins>
      <w:commentRangeEnd w:id="17"/>
      <w:r>
        <w:rPr>
          <w:rStyle w:val="CommentReference"/>
        </w:rPr>
        <w:commentReference w:id="17"/>
      </w:r>
      <w:r>
        <w:t xml:space="preserve"> under the Commitment, and none of their property is Collateral for the DIP Loan.</w:t>
      </w:r>
      <w:ins w:id="7091" w:author="David S. Jennis (red pen, decoded)" w:date="2026-07-27T00:00:00Z">
        <w:r>
          <w:rPr>
            <w:vertAlign w:val="superscript"/>
            <w:highlight w:val="green"/>
          </w:rPr>
          <w:footnoteReference w:id="1"/>
        </w:r>
      </w:ins>
      <w:r>
        <w:t xml:space="preserve"/>
      </w:r>
      <w:r>
        <w:t xml:space="preserve"/>
      </w:r>
    </w:p>
    <w:p>
      <w:pPr>
        <w:spacing w:line="480" w:lineRule="auto"/>
        <w:ind w:firstLine="720"/>
        <w:jc w:val="both"/>
        <w:rPr>
          <w:ins w:id="9001" w:author="David S. Jennis (red pen, decoded)" w:date="2026-07-27T00:00:00Z"/>
        </w:rPr>
      </w:pPr>
      <w:ins w:id="9002" w:author="David S. Jennis (red pen, decoded)" w:date="2026-07-27T00:00:00Z">
        <w:r>
          <w:rPr>
            <w:highlight w:val="yellow"/>
          </w:rPr>
          <w:t xml:space="preserve">4.	Perhaps most critically, the DIP Loan provides funds that are necessary to address the needs, requirements and concerns of the Condo Building 1 homeowners association (the “HOA”), a very active participant in these Chapter 11 Cases. One of the basic assumptions made by the Debtors in establishing that the DIP Loan actually provides adequate protection to IBCP is that the DIP Loan will allow the completion of the condominium units in Condo Building 1 to allow the sale of those units to track with the pre-receivership sale trajectory in order to provide the basis for a valuation that provides a more than ample equity cushion to IBCP.</w:t>
        </w:r>
      </w:ins>
    </w:p>
    <w:p w14:paraId="2F96D558" w14:textId="77777777" w:rsidR="0031050A" w:rsidRDefault="00CB1A99">
      <w:pPr>
        <w:spacing w:line="480" w:lineRule="auto"/>
        <w:ind w:firstLine="720"/>
        <w:jc w:val="both"/>
      </w:pPr>
      <w:r/>
      <w:del w:id="7089" w:author="David S. Jennis (red pen, decoded)" w:date="2026-07-27T00:00:00Z">
        <w:r>
          <w:delText>4.</w:delText>
        </w:r>
      </w:del>
      <w:ins w:id="7090" w:author="David S. Jennis (red pen, decoded)" w:date="2026-07-27T00:00:00Z">
        <w:r>
          <w:rPr>
            <w:highlight w:val="green"/>
          </w:rPr>
          <w:t>5.</w:t>
        </w:r>
      </w:ins>
      <w:r>
        <w:t xml:space="preserve"/>
        <w:tab/>
      </w:r>
      <w:del w:id="9068" w:author="David S. Jennis (red pen, decoded)" w:date="2026-07-27T00:00:00Z">
        <w:r>
          <w:rPr>
            <w:highlight w:val="green"/>
          </w:rPr>
          <w:delText xml:space="preserve">The relief requested herein is consistent with, and addresses the corresponding items in, the Interim Settlement Term Sheet</w:delText>
        </w:r>
      </w:del>
      <w:ins w:id="9069" w:author="David S. Jennis (red pen, decoded)" w:date="2026-07-27T00:00:00Z">
        <w:r>
          <w:rPr>
            <w:highlight w:val="green"/>
          </w:rPr>
          <w:t xml:space="preserve">The relief requested herein is consistent with the Interim Settlement Term Sheet</w:t>
        </w:r>
      </w:ins>
      <w:r>
        <w:t xml:space="preserve">, effective June 24, 2026, arising from the Joint Settlement Conference </w:t>
      </w:r>
      <w:del w:id="9070" w:author="David S. Jennis (red pen, decoded)" w:date="2026-07-27T00:00:00Z">
        <w:r>
          <w:rPr>
            <w:highlight w:val="green"/>
          </w:rPr>
          <w:delText xml:space="preserve">before the Honorable Jacob A. Brown and approved by this Court under Federal Rule of Bankruptcy Procedure 9019 (respectively,</w:delText>
        </w:r>
      </w:del>
      <w:ins w:id="9071" w:author="David S. Jennis (red pen, decoded)" w:date="2026-07-27T00:00:00Z">
        <w:r>
          <w:rPr>
            <w:highlight w:val="green"/>
          </w:rPr>
          <w:t xml:space="preserve">before the Honorable Jacob A. Brown, recently approved by this Court (respectively,</w:t>
        </w:r>
      </w:ins>
      <w:r>
        <w:t xml:space="preserve"> the “Interim Settlement Term Sheet” and the “9019 Order”). In particular, consistent with the treatment of the Hall Street and Waterland Commerce properties under the Interim Settlement Term Sheet, </w:t>
      </w:r>
      <w:r>
        <w:t xml:space="preserve"/>
      </w:r>
      <w:r>
        <w:rPr>
          <w:b/>
          <w:bCs/>
        </w:rPr>
        <w:t>the DIP Loan does not prime the first-position lien of Lake Michigan Credit Union on the Hall Street property and does not prime any lien on the Waterland Commerce property</w:t>
      </w:r>
      <w:r>
        <w:t>; neither property is included in the Priming Collateral.</w:t>
      </w:r>
    </w:p>
    <w:p w14:paraId="48835F45" w14:textId="77777777" w:rsidR="0031050A" w:rsidRDefault="00CB1A99">
      <w:pPr>
        <w:spacing w:line="480" w:lineRule="auto"/>
        <w:ind w:firstLine="720"/>
        <w:jc w:val="both"/>
      </w:pPr>
      <w:r/>
      <w:del w:id="7087" w:author="David S. Jennis (red pen, decoded)" w:date="2026-07-27T00:00:00Z">
        <w:r>
          <w:delText>5.</w:delText>
        </w:r>
      </w:del>
      <w:ins w:id="7088" w:author="David S. Jennis (red pen, decoded)" w:date="2026-07-27T00:00:00Z">
        <w:r>
          <w:rPr>
            <w:highlight w:val="green"/>
          </w:rPr>
          <w:t>6.</w:t>
        </w:r>
      </w:ins>
      <w:r>
        <w:t xml:space="preserve"/>
        <w:tab/>
      </w:r>
      <w:del w:id="9072" w:author="David S. Jennis (red pen, decoded)" w:date="2026-07-27T00:00:00Z">
        <w:r>
          <w:rPr>
            <w:highlight w:val="yellow"/>
          </w:rPr>
          <w:delText xml:space="preserve">IBCP is adequately protected in the priming transaction by an overwhelming equity cushion. The protective elements are summarized in the table below and developed at length in Part VII (Adequate Protection) of this Motion:</w:delText>
        </w:r>
      </w:del>
      <w:commentRangeStart w:id="19"/>
      <w:ins w:id="9073" w:author="David S. Jennis (red pen, decoded)" w:date="2026-07-27T00:00:00Z">
        <w:r>
          <w:rPr>
            <w:highlight w:val="yellow"/>
          </w:rPr>
          <w:t xml:space="preserve">IBCP’s interest is adequately protected in the proposed transaction by a very substantial equity cushion. The elements of adequate protection are summarized in the table below and discussed in detail in Part VII (Adequate Protection) of this Motion. The table provides the Court with a comparison of the existing IBCP debt, the pre-stabilized, pre-receivership valuations of the IBCP collateral prior to the enhancements and stabilization provided by the DIP Loan, and the resulting cushions that would provide IBCP with adequate protection:</w:t>
        </w:r>
      </w:ins>
      <w:commentRangeEnd w:id="19"/>
      <w:r>
        <w:rPr>
          <w:rStyle w:val="CommentReference"/>
        </w:rPr>
        <w:commentReference w:id="19"/>
      </w:r>
      <w:r>
        <w:t xml:space="preserve"/>
      </w:r>
    </w:p>
    <w:p w14:paraId="72EAACC9" w14:textId="77777777" w:rsidR="0031050A" w:rsidRDefault="0031050A">
      <w:pPr>
        <w:spacing w:line="120" w:lineRule="auto"/>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900"/>
        <w:gridCol w:w="4360"/>
      </w:tblGrid>
      <w:tr w:rsidR="0031050A" w14:paraId="09EA04F2" w14:textId="77777777">
        <w:tblPrEx>
          <w:tblCellMar>
            <w:top w:w="0" w:type="dxa"/>
            <w:bottom w:w="0" w:type="dxa"/>
          </w:tblCellMar>
        </w:tblPrEx>
        <w:tc>
          <w:tcPr>
            <w:tcW w:w="3100" w:type="dxa"/>
            <w:shd w:val="clear" w:color="auto" w:fill="D9D9D9"/>
            <w:tcMar>
              <w:top w:w="60" w:type="dxa"/>
              <w:left w:w="100" w:type="dxa"/>
              <w:bottom w:w="60" w:type="dxa"/>
              <w:right w:w="100" w:type="dxa"/>
            </w:tcMar>
          </w:tcPr>
          <w:p w14:paraId="2FF3893E" w14:textId="77777777" w:rsidR="0031050A" w:rsidRDefault="00CB1A99">
            <w:pPr>
              <w:spacing w:after="40"/>
            </w:pPr>
            <w:r>
              <w:rPr>
                <w:b/>
                <w:bCs/>
                <w:sz w:val="22"/>
                <w:szCs w:val="22"/>
              </w:rPr>
            </w:r>
            <w:del w:id="9074" w:author="David S. Jennis (red pen, decoded)" w:date="2026-07-27T00:00:00Z">
              <w:r>
                <w:rPr>
                  <w:b/>
                  <w:bCs/>
                  <w:sz w:val="22"/>
                  <w:szCs w:val="22"/>
                  <w:highlight w:val="red"/>
                </w:rPr>
                <w:delText xml:space="preserve">IBCP Loan</w:delText>
              </w:r>
            </w:del>
            <w:commentRangeStart w:id="20"/>
            <w:ins w:id="9075" w:author="David S. Jennis (red pen, decoded)" w:date="2026-07-27T00:00:00Z">
              <w:r>
                <w:rPr>
                  <w:b/>
                  <w:bCs/>
                  <w:sz w:val="22"/>
                  <w:szCs w:val="22"/>
                  <w:highlight w:val="red"/>
                </w:rPr>
                <w:t xml:space="preserve">IBCP Collateral</w:t>
              </w:r>
            </w:ins>
            <w:commentRangeEnd w:id="20"/>
            <w:r>
              <w:rPr>
                <w:rStyle w:val="CommentReference"/>
              </w:rPr>
              <w:commentReference w:id="20"/>
            </w:r>
            <w:r>
              <w:rPr>
                <w:b/>
                <w:bCs/>
                <w:sz w:val="22"/>
                <w:szCs w:val="22"/>
              </w:rPr>
              <w:t xml:space="preserve"/>
            </w:r>
          </w:p>
        </w:tc>
        <w:tc>
          <w:tcPr>
            <w:tcW w:w="1900" w:type="dxa"/>
            <w:shd w:val="clear" w:color="auto" w:fill="D9D9D9"/>
            <w:tcMar>
              <w:top w:w="60" w:type="dxa"/>
              <w:left w:w="100" w:type="dxa"/>
              <w:bottom w:w="60" w:type="dxa"/>
              <w:right w:w="100" w:type="dxa"/>
            </w:tcMar>
          </w:tcPr>
          <w:p w14:paraId="2CE4CA7E" w14:textId="77777777" w:rsidR="0031050A" w:rsidRDefault="00CB1A99">
            <w:pPr>
              <w:spacing w:after="40"/>
            </w:pPr>
            <w:r>
              <w:rPr>
                <w:b/>
                <w:bCs/>
                <w:sz w:val="22"/>
                <w:szCs w:val="22"/>
              </w:rPr>
            </w:r>
            <w:del w:id="9076" w:author="David S. Jennis (red pen, decoded)" w:date="2026-07-27T00:00:00Z">
              <w:r>
                <w:rPr>
                  <w:b/>
                  <w:bCs/>
                  <w:sz w:val="22"/>
                  <w:szCs w:val="22"/>
                  <w:highlight w:val="red"/>
                </w:rPr>
                <w:delText xml:space="preserve">IBCP Direct Exposure (post-USDA guaranty)</w:delText>
              </w:r>
            </w:del>
            <w:commentRangeStart w:id="21"/>
            <w:ins w:id="9077" w:author="David S. Jennis (red pen, decoded)" w:date="2026-07-27T00:00:00Z">
              <w:r>
                <w:rPr>
                  <w:b/>
                  <w:bCs/>
                  <w:sz w:val="22"/>
                  <w:szCs w:val="22"/>
                  <w:highlight w:val="red"/>
                </w:rPr>
                <w:t xml:space="preserve">IBCP Debt Amount</w:t>
              </w:r>
            </w:ins>
            <w:commentRangeEnd w:id="21"/>
            <w:r>
              <w:rPr>
                <w:rStyle w:val="CommentReference"/>
              </w:rPr>
              <w:commentReference w:id="21"/>
            </w:r>
            <w:r>
              <w:rPr>
                <w:b/>
                <w:bCs/>
                <w:sz w:val="22"/>
                <w:szCs w:val="22"/>
              </w:rPr>
              <w:t xml:space="preserve"/>
            </w:r>
          </w:p>
        </w:tc>
        <w:tc>
          <w:tcPr>
            <w:tcW w:w="4360" w:type="dxa"/>
            <w:shd w:val="clear" w:color="auto" w:fill="D9D9D9"/>
            <w:tcMar>
              <w:top w:w="60" w:type="dxa"/>
              <w:left w:w="100" w:type="dxa"/>
              <w:bottom w:w="60" w:type="dxa"/>
              <w:right w:w="100" w:type="dxa"/>
            </w:tcMar>
          </w:tcPr>
          <w:p w14:paraId="60391BBD" w14:textId="77777777" w:rsidR="0031050A" w:rsidRDefault="00CB1A99">
            <w:pPr>
              <w:spacing w:after="40"/>
            </w:pPr>
            <w:r>
              <w:rPr>
                <w:b/>
                <w:bCs/>
                <w:sz w:val="22"/>
                <w:szCs w:val="22"/>
              </w:rPr>
            </w:r>
            <w:del w:id="9078" w:author="David S. Jennis (red pen, decoded)" w:date="2026-07-27T00:00:00Z">
              <w:r>
                <w:rPr>
                  <w:b/>
                  <w:bCs/>
                  <w:sz w:val="22"/>
                  <w:szCs w:val="22"/>
                  <w:highlight w:val="red"/>
                </w:rPr>
                <w:delText xml:space="preserve">Collateral Value Available to IBCP</w:delText>
              </w:r>
            </w:del>
            <w:commentRangeStart w:id="22"/>
            <w:ins w:id="9079" w:author="David S. Jennis (red pen, decoded)" w:date="2026-07-27T00:00:00Z">
              <w:r>
                <w:rPr>
                  <w:b/>
                  <w:bCs/>
                  <w:sz w:val="22"/>
                  <w:szCs w:val="22"/>
                  <w:highlight w:val="red"/>
                </w:rPr>
                <w:t xml:space="preserve">Collateral Value Available to IBCP After DIP Loan Enhancements, Completion and Stabilization</w:t>
              </w:r>
            </w:ins>
            <w:commentRangeEnd w:id="22"/>
            <w:r>
              <w:rPr>
                <w:rStyle w:val="CommentReference"/>
              </w:rPr>
              <w:commentReference w:id="22"/>
            </w:r>
            <w:r>
              <w:rPr>
                <w:b/>
                <w:bCs/>
                <w:sz w:val="22"/>
                <w:szCs w:val="22"/>
              </w:rPr>
              <w:t xml:space="preserve"/>
            </w:r>
          </w:p>
        </w:tc>
      </w:tr>
      <w:tr w:rsidR="0031050A" w14:paraId="4FB80290" w14:textId="77777777">
        <w:tblPrEx>
          <w:tblCellMar>
            <w:top w:w="0" w:type="dxa"/>
            <w:bottom w:w="0" w:type="dxa"/>
          </w:tblCellMar>
        </w:tblPrEx>
        <w:tc>
          <w:tcPr>
            <w:tcW w:w="3100" w:type="dxa"/>
            <w:tcMar>
              <w:top w:w="60" w:type="dxa"/>
              <w:left w:w="100" w:type="dxa"/>
              <w:bottom w:w="60" w:type="dxa"/>
              <w:right w:w="100" w:type="dxa"/>
            </w:tcMar>
          </w:tcPr>
          <w:p w14:paraId="71CC5EE0" w14:textId="77777777" w:rsidR="0031050A" w:rsidRDefault="00CB1A99">
            <w:pPr>
              <w:spacing w:after="40"/>
            </w:pPr>
            <w:r>
              <w:rPr>
                <w:sz w:val="22"/>
                <w:szCs w:val="22"/>
              </w:rPr>
              <w:t>Adelaide Pointe Building 1 (55-unit condo project)</w:t>
            </w:r>
          </w:p>
        </w:tc>
        <w:tc>
          <w:tcPr>
            <w:tcW w:w="1900" w:type="dxa"/>
            <w:tcMar>
              <w:top w:w="60" w:type="dxa"/>
              <w:left w:w="100" w:type="dxa"/>
              <w:bottom w:w="60" w:type="dxa"/>
              <w:right w:w="100" w:type="dxa"/>
            </w:tcMar>
          </w:tcPr>
          <w:p w14:paraId="4860A299" w14:textId="77777777" w:rsidR="0031050A" w:rsidRDefault="00CB1A99">
            <w:pPr>
              <w:spacing w:after="40"/>
            </w:pPr>
            <w:r>
              <w:rPr>
                <w:sz w:val="22"/>
                <w:szCs w:val="22"/>
              </w:rPr>
              <w:t>$14,400,000</w:t>
            </w:r>
          </w:p>
        </w:tc>
        <w:tc>
          <w:tcPr>
            <w:tcW w:w="4360" w:type="dxa"/>
            <w:tcMar>
              <w:top w:w="60" w:type="dxa"/>
              <w:left w:w="100" w:type="dxa"/>
              <w:bottom w:w="60" w:type="dxa"/>
              <w:right w:w="100" w:type="dxa"/>
            </w:tcMar>
          </w:tcPr>
          <w:p w14:paraId="3E4A9EB9" w14:textId="77777777" w:rsidR="0031050A" w:rsidRDefault="00CB1A99">
            <w:pPr>
              <w:spacing w:after="40"/>
            </w:pPr>
            <w:r>
              <w:rPr>
                <w:sz w:val="22"/>
                <w:szCs w:val="22"/>
              </w:rPr>
            </w:r>
            <w:del w:id="9080" w:author="David S. Jennis (red pen, decoded)" w:date="2026-07-27T00:00:00Z">
              <w:r>
                <w:rPr>
                  <w:sz w:val="22"/>
                  <w:szCs w:val="22"/>
                  <w:highlight w:val="red"/>
                </w:rPr>
                <w:delText xml:space="preserve">No USDA guaranty (100% IBCP exposure). Conservative as-complete value</w:delText>
              </w:r>
            </w:del>
            <w:commentRangeStart w:id="28"/>
            <w:ins w:id="9081" w:author="David S. Jennis (red pen, decoded)" w:date="2026-07-27T00:00:00Z">
              <w:r>
                <w:rPr>
                  <w:sz w:val="22"/>
                  <w:szCs w:val="22"/>
                  <w:highlight w:val="red"/>
                </w:rPr>
                <w:t xml:space="preserve">Conservative as-complete value</w:t>
              </w:r>
            </w:ins>
            <w:commentRangeEnd w:id="28"/>
            <w:r>
              <w:rPr>
                <w:rStyle w:val="CommentReference"/>
              </w:rPr>
              <w:commentReference w:id="28"/>
            </w:r>
            <w:r>
              <w:rPr>
                <w:sz w:val="22"/>
                <w:szCs w:val="22"/>
              </w:rPr>
              <w:t xml:space="preserve"> approximately $27–32 million; </w:t>
            </w:r>
            <w:del w:id="9082" w:author="David S. Jennis (red pen, decoded)" w:date="2026-07-27T00:00:00Z">
              <w:r>
                <w:rPr>
                  <w:sz w:val="22"/>
                  <w:szCs w:val="22"/>
                  <w:highlight w:val="red"/>
                </w:rPr>
                <w:delText xml:space="preserve">current 2024 appraisal value reflects pre-completion stabilization.</w:delText>
              </w:r>
            </w:del>
            <w:commentRangeStart w:id="29"/>
            <w:ins w:id="9083" w:author="David S. Jennis (red pen, decoded)" w:date="2026-07-27T00:00:00Z">
              <w:r>
                <w:rPr>
                  <w:sz w:val="22"/>
                  <w:szCs w:val="22"/>
                  <w:highlight w:val="red"/>
                </w:rPr>
                <w:t xml:space="preserve">current IBCP valuation reflects pre-completion.</w:t>
              </w:r>
            </w:ins>
            <w:commentRangeEnd w:id="29"/>
            <w:r>
              <w:rPr>
                <w:rStyle w:val="CommentReference"/>
              </w:rPr>
              <w:commentReference w:id="29"/>
            </w:r>
            <w:r>
              <w:rPr>
                <w:sz w:val="22"/>
                <w:szCs w:val="22"/>
              </w:rPr>
              <w:t xml:space="preserve"/>
            </w:r>
          </w:p>
        </w:tc>
      </w:tr>
      <w:tr w:rsidR="0031050A" w14:paraId="4C054D5C" w14:textId="77777777">
        <w:tblPrEx>
          <w:tblCellMar>
            <w:top w:w="0" w:type="dxa"/>
            <w:bottom w:w="0" w:type="dxa"/>
          </w:tblCellMar>
        </w:tblPrEx>
        <w:tc>
          <w:tcPr>
            <w:tcW w:w="3100" w:type="dxa"/>
            <w:tcMar>
              <w:top w:w="60" w:type="dxa"/>
              <w:left w:w="100" w:type="dxa"/>
              <w:bottom w:w="60" w:type="dxa"/>
              <w:right w:w="100" w:type="dxa"/>
            </w:tcMar>
          </w:tcPr>
          <w:p w14:paraId="6147229B" w14:textId="77777777" w:rsidR="0031050A" w:rsidRDefault="00CB1A99">
            <w:pPr>
              <w:spacing w:after="40"/>
            </w:pPr>
            <w:r>
              <w:rPr>
                <w:sz w:val="22"/>
                <w:szCs w:val="22"/>
              </w:rPr>
              <w:t>Adelaide Pointe QOZB (≈225,000 SF warehouse + 250,000 SF expansion)</w:t>
            </w:r>
          </w:p>
        </w:tc>
        <w:tc>
          <w:tcPr>
            <w:tcW w:w="1900" w:type="dxa"/>
            <w:tcMar>
              <w:top w:w="60" w:type="dxa"/>
              <w:left w:w="100" w:type="dxa"/>
              <w:bottom w:w="60" w:type="dxa"/>
              <w:right w:w="100" w:type="dxa"/>
            </w:tcMar>
          </w:tcPr>
          <w:p w14:paraId="01077B6A" w14:textId="77777777" w:rsidR="0031050A" w:rsidRDefault="00CB1A99">
            <w:pPr>
              <w:spacing w:after="40"/>
            </w:pPr>
            <w:r>
              <w:rPr>
                <w:sz w:val="22"/>
                <w:szCs w:val="22"/>
              </w:rPr>
            </w:r>
            <w:del w:id="9084" w:author="David S. Jennis (red pen, decoded)" w:date="2026-07-27T00:00:00Z">
              <w:r>
                <w:rPr>
                  <w:sz w:val="22"/>
                  <w:szCs w:val="22"/>
                  <w:highlight w:val="red"/>
                </w:rPr>
                <w:delText xml:space="preserve">$1,975,000</w:delText>
              </w:r>
            </w:del>
            <w:commentRangeStart w:id="23"/>
            <w:ins w:id="9085" w:author="David S. Jennis (red pen, decoded)" w:date="2026-07-27T00:00:00Z">
              <w:r>
                <w:rPr>
                  <w:sz w:val="22"/>
                  <w:szCs w:val="22"/>
                  <w:highlight w:val="red"/>
                </w:rPr>
                <w:t xml:space="preserve">$7,900,000</w:t>
              </w:r>
            </w:ins>
            <w:commentRangeEnd w:id="23"/>
            <w:r>
              <w:rPr>
                <w:rStyle w:val="CommentReference"/>
              </w:rPr>
              <w:commentReference w:id="23"/>
            </w:r>
            <w:r>
              <w:rPr>
                <w:sz w:val="22"/>
                <w:szCs w:val="22"/>
              </w:rPr>
              <w:t xml:space="preserve"/>
            </w:r>
          </w:p>
        </w:tc>
        <w:tc>
          <w:tcPr>
            <w:tcW w:w="4360" w:type="dxa"/>
            <w:tcMar>
              <w:top w:w="60" w:type="dxa"/>
              <w:left w:w="100" w:type="dxa"/>
              <w:bottom w:w="60" w:type="dxa"/>
              <w:right w:w="100" w:type="dxa"/>
            </w:tcMar>
          </w:tcPr>
          <w:p w14:paraId="17164297" w14:textId="77777777" w:rsidR="0031050A" w:rsidRDefault="00CB1A99">
            <w:pPr>
              <w:spacing w:after="40"/>
            </w:pPr>
            <w:r>
              <w:rPr>
                <w:sz w:val="22"/>
                <w:szCs w:val="22"/>
              </w:rPr>
              <w:t>2024 Plumert USDA-format appraisal at $10.6 million. Marina-industry cap-rate methodology supports approximately $15–20.8 million; Safe Harbor Marinas independent analysis approximately $15 million.</w:t>
            </w:r>
          </w:p>
        </w:tc>
      </w:tr>
      <w:tr w:rsidR="0031050A" w14:paraId="5B87E85E" w14:textId="77777777">
        <w:tblPrEx>
          <w:tblCellMar>
            <w:top w:w="0" w:type="dxa"/>
            <w:bottom w:w="0" w:type="dxa"/>
          </w:tblCellMar>
        </w:tblPrEx>
        <w:tc>
          <w:tcPr>
            <w:tcW w:w="3100" w:type="dxa"/>
            <w:tcMar>
              <w:top w:w="60" w:type="dxa"/>
              <w:left w:w="100" w:type="dxa"/>
              <w:bottom w:w="60" w:type="dxa"/>
              <w:right w:w="100" w:type="dxa"/>
            </w:tcMar>
          </w:tcPr>
          <w:p w14:paraId="027591BD" w14:textId="77777777" w:rsidR="0031050A" w:rsidRDefault="00CB1A99">
            <w:pPr>
              <w:spacing w:after="40"/>
            </w:pPr>
            <w:r>
              <w:rPr>
                <w:sz w:val="22"/>
                <w:szCs w:val="22"/>
              </w:rPr>
              <w:t>Adelaide Pointe Boaters Services</w:t>
            </w:r>
          </w:p>
        </w:tc>
        <w:tc>
          <w:tcPr>
            <w:tcW w:w="1900" w:type="dxa"/>
            <w:tcMar>
              <w:top w:w="60" w:type="dxa"/>
              <w:left w:w="100" w:type="dxa"/>
              <w:bottom w:w="60" w:type="dxa"/>
              <w:right w:w="100" w:type="dxa"/>
            </w:tcMar>
          </w:tcPr>
          <w:p w14:paraId="7364AA37" w14:textId="77777777" w:rsidR="0031050A" w:rsidRDefault="00CB1A99">
            <w:pPr>
              <w:spacing w:after="40"/>
            </w:pPr>
            <w:r>
              <w:rPr>
                <w:sz w:val="22"/>
                <w:szCs w:val="22"/>
              </w:rPr>
            </w:r>
            <w:del w:id="9086" w:author="David S. Jennis (red pen, decoded)" w:date="2026-07-27T00:00:00Z">
              <w:r>
                <w:rPr>
                  <w:sz w:val="22"/>
                  <w:szCs w:val="22"/>
                  <w:highlight w:val="red"/>
                </w:rPr>
                <w:delText xml:space="preserve">$375,000</w:delText>
              </w:r>
            </w:del>
            <w:commentRangeStart w:id="24"/>
            <w:ins w:id="9087" w:author="David S. Jennis (red pen, decoded)" w:date="2026-07-27T00:00:00Z">
              <w:r>
                <w:rPr>
                  <w:sz w:val="22"/>
                  <w:szCs w:val="22"/>
                  <w:highlight w:val="red"/>
                </w:rPr>
                <w:t xml:space="preserve">$1,500,000</w:t>
              </w:r>
            </w:ins>
            <w:commentRangeEnd w:id="24"/>
            <w:r>
              <w:rPr>
                <w:rStyle w:val="CommentReference"/>
              </w:rPr>
              <w:commentReference w:id="24"/>
            </w:r>
            <w:r>
              <w:rPr>
                <w:sz w:val="22"/>
                <w:szCs w:val="22"/>
              </w:rPr>
              <w:t xml:space="preserve"/>
            </w:r>
          </w:p>
        </w:tc>
        <w:tc>
          <w:tcPr>
            <w:tcW w:w="4360" w:type="dxa"/>
            <w:tcMar>
              <w:top w:w="60" w:type="dxa"/>
              <w:left w:w="100" w:type="dxa"/>
              <w:bottom w:w="60" w:type="dxa"/>
              <w:right w:w="100" w:type="dxa"/>
            </w:tcMar>
          </w:tcPr>
          <w:p w14:paraId="77E306C7" w14:textId="77777777" w:rsidR="0031050A" w:rsidRDefault="00CB1A99">
            <w:pPr>
              <w:spacing w:after="40"/>
            </w:pPr>
            <w:r>
              <w:rPr>
                <w:sz w:val="22"/>
                <w:szCs w:val="22"/>
              </w:rPr>
              <w:t>USDA-guaranteed (75%). Approximate $3.0 million collateral value.</w:t>
            </w:r>
          </w:p>
        </w:tc>
      </w:tr>
      <w:tr w:rsidR="0031050A" w14:paraId="76ED3AC4" w14:textId="77777777">
        <w:tblPrEx>
          <w:tblCellMar>
            <w:top w:w="0" w:type="dxa"/>
            <w:bottom w:w="0" w:type="dxa"/>
          </w:tblCellMar>
        </w:tblPrEx>
        <w:tc>
          <w:tcPr>
            <w:tcW w:w="3100" w:type="dxa"/>
            <w:tcMar>
              <w:top w:w="60" w:type="dxa"/>
              <w:left w:w="100" w:type="dxa"/>
              <w:bottom w:w="60" w:type="dxa"/>
              <w:right w:w="100" w:type="dxa"/>
            </w:tcMar>
          </w:tcPr>
          <w:p w14:paraId="07EA4388" w14:textId="77777777" w:rsidR="0031050A" w:rsidRDefault="00CB1A99">
            <w:pPr>
              <w:spacing w:after="40"/>
            </w:pPr>
            <w:r>
              <w:rPr>
                <w:sz w:val="22"/>
                <w:szCs w:val="22"/>
              </w:rPr>
              <w:t>Hall Street, 2nd lien (USDA) — NOT primed</w:t>
            </w:r>
          </w:p>
        </w:tc>
        <w:tc>
          <w:tcPr>
            <w:tcW w:w="1900" w:type="dxa"/>
            <w:tcMar>
              <w:top w:w="60" w:type="dxa"/>
              <w:left w:w="100" w:type="dxa"/>
              <w:bottom w:w="60" w:type="dxa"/>
              <w:right w:w="100" w:type="dxa"/>
            </w:tcMar>
          </w:tcPr>
          <w:p w14:paraId="412D62AB" w14:textId="77777777" w:rsidR="0031050A" w:rsidRDefault="00CB1A99">
            <w:pPr>
              <w:spacing w:after="40"/>
            </w:pPr>
            <w:r>
              <w:rPr>
                <w:sz w:val="22"/>
                <w:szCs w:val="22"/>
              </w:rPr>
            </w:r>
            <w:del w:id="9088" w:author="David S. Jennis (red pen, decoded)" w:date="2026-07-27T00:00:00Z">
              <w:r>
                <w:rPr>
                  <w:sz w:val="22"/>
                  <w:szCs w:val="22"/>
                  <w:highlight w:val="red"/>
                </w:rPr>
                <w:delText xml:space="preserve">$837,500</w:delText>
              </w:r>
            </w:del>
            <w:commentRangeStart w:id="25"/>
            <w:ins w:id="9089" w:author="David S. Jennis (red pen, decoded)" w:date="2026-07-27T00:00:00Z">
              <w:r>
                <w:rPr>
                  <w:sz w:val="22"/>
                  <w:szCs w:val="22"/>
                  <w:highlight w:val="red"/>
                </w:rPr>
                <w:t xml:space="preserve">$3,350,000</w:t>
              </w:r>
            </w:ins>
            <w:commentRangeEnd w:id="25"/>
            <w:r>
              <w:rPr>
                <w:rStyle w:val="CommentReference"/>
              </w:rPr>
              <w:commentReference w:id="25"/>
            </w:r>
            <w:r>
              <w:rPr>
                <w:sz w:val="22"/>
                <w:szCs w:val="22"/>
              </w:rPr>
              <w:t xml:space="preserve"/>
            </w:r>
          </w:p>
        </w:tc>
        <w:tc>
          <w:tcPr>
            <w:tcW w:w="4360" w:type="dxa"/>
            <w:tcMar>
              <w:top w:w="60" w:type="dxa"/>
              <w:left w:w="100" w:type="dxa"/>
              <w:bottom w:w="60" w:type="dxa"/>
              <w:right w:w="100" w:type="dxa"/>
            </w:tcMar>
          </w:tcPr>
          <w:p w14:paraId="052EFEAF" w14:textId="77777777" w:rsidR="0031050A" w:rsidRDefault="00CB1A99">
            <w:pPr>
              <w:spacing w:after="40"/>
            </w:pPr>
            <w:r>
              <w:rPr>
                <w:sz w:val="22"/>
                <w:szCs w:val="22"/>
              </w:rPr>
              <w:t>USDA-guaranteed (75%). Hall Street collateral value approximately $18 million, less LMCU $9.3 million first lien = approximately $8.7 million available. The DIP Loan does NOT prime Hall Street; LMCU’s first-position lien is undisturbed.</w:t>
            </w:r>
          </w:p>
        </w:tc>
      </w:tr>
      <w:tr w:rsidR="0031050A" w14:paraId="60A24835" w14:textId="77777777">
        <w:tblPrEx>
          <w:tblCellMar>
            <w:top w:w="0" w:type="dxa"/>
            <w:bottom w:w="0" w:type="dxa"/>
          </w:tblCellMar>
        </w:tblPrEx>
        <w:tc>
          <w:tcPr>
            <w:tcW w:w="3100" w:type="dxa"/>
            <w:tcMar>
              <w:top w:w="60" w:type="dxa"/>
              <w:left w:w="100" w:type="dxa"/>
              <w:bottom w:w="60" w:type="dxa"/>
              <w:right w:w="100" w:type="dxa"/>
            </w:tcMar>
          </w:tcPr>
          <w:p w14:paraId="05F45E14" w14:textId="77777777" w:rsidR="0031050A" w:rsidRDefault="00CB1A99">
            <w:pPr>
              <w:spacing w:after="40"/>
            </w:pPr>
            <w:r>
              <w:rPr>
                <w:sz w:val="22"/>
                <w:szCs w:val="22"/>
              </w:rPr>
              <w:t>Waterland Commerce — NOT primed</w:t>
            </w:r>
          </w:p>
        </w:tc>
        <w:tc>
          <w:tcPr>
            <w:tcW w:w="1900" w:type="dxa"/>
            <w:tcMar>
              <w:top w:w="60" w:type="dxa"/>
              <w:left w:w="100" w:type="dxa"/>
              <w:bottom w:w="60" w:type="dxa"/>
              <w:right w:w="100" w:type="dxa"/>
            </w:tcMar>
          </w:tcPr>
          <w:p w14:paraId="0AC9D5E6" w14:textId="77777777" w:rsidR="0031050A" w:rsidRDefault="00CB1A99">
            <w:pPr>
              <w:spacing w:after="40"/>
            </w:pPr>
            <w:r>
              <w:rPr>
                <w:sz w:val="22"/>
                <w:szCs w:val="22"/>
              </w:rPr>
            </w:r>
            <w:del w:id="9090" w:author="David S. Jennis (red pen, decoded)" w:date="2026-07-27T00:00:00Z">
              <w:r>
                <w:rPr>
                  <w:sz w:val="22"/>
                  <w:szCs w:val="22"/>
                  <w:highlight w:val="red"/>
                </w:rPr>
                <w:delText xml:space="preserve">$112,500</w:delText>
              </w:r>
            </w:del>
            <w:commentRangeStart w:id="26"/>
            <w:ins w:id="9091" w:author="David S. Jennis (red pen, decoded)" w:date="2026-07-27T00:00:00Z">
              <w:r>
                <w:rPr>
                  <w:sz w:val="22"/>
                  <w:szCs w:val="22"/>
                  <w:highlight w:val="red"/>
                </w:rPr>
                <w:t xml:space="preserve">$750,000</w:t>
              </w:r>
            </w:ins>
            <w:commentRangeEnd w:id="26"/>
            <w:r>
              <w:rPr>
                <w:rStyle w:val="CommentReference"/>
              </w:rPr>
              <w:commentReference w:id="26"/>
            </w:r>
            <w:r>
              <w:rPr>
                <w:sz w:val="22"/>
                <w:szCs w:val="22"/>
              </w:rPr>
              <w:t xml:space="preserve"/>
            </w:r>
          </w:p>
        </w:tc>
        <w:tc>
          <w:tcPr>
            <w:tcW w:w="4360" w:type="dxa"/>
            <w:tcMar>
              <w:top w:w="60" w:type="dxa"/>
              <w:left w:w="100" w:type="dxa"/>
              <w:bottom w:w="60" w:type="dxa"/>
              <w:right w:w="100" w:type="dxa"/>
            </w:tcMar>
          </w:tcPr>
          <w:p w14:paraId="7C1F879B" w14:textId="77777777" w:rsidR="0031050A" w:rsidRDefault="00CB1A99">
            <w:pPr>
              <w:spacing w:after="40"/>
            </w:pPr>
            <w:r>
              <w:rPr>
                <w:sz w:val="22"/>
                <w:szCs w:val="22"/>
              </w:rPr>
              <w:t>USDA-guaranteed (75%). Approximate $1.5 million collateral value. The DIP Loan does NOT prime the Waterland Commerce property; it is excluded from the Priming Collateral in its entirety.</w:t>
            </w:r>
          </w:p>
        </w:tc>
      </w:tr>
      <w:tr w:rsidR="0031050A" w14:paraId="7A915D35" w14:textId="77777777">
        <w:tblPrEx>
          <w:tblCellMar>
            <w:top w:w="0" w:type="dxa"/>
            <w:bottom w:w="0" w:type="dxa"/>
          </w:tblCellMar>
        </w:tblPrEx>
        <w:tc>
          <w:tcPr>
            <w:tcW w:w="3100" w:type="dxa"/>
            <w:tcMar>
              <w:top w:w="60" w:type="dxa"/>
              <w:left w:w="100" w:type="dxa"/>
              <w:bottom w:w="60" w:type="dxa"/>
              <w:right w:w="100" w:type="dxa"/>
            </w:tcMar>
          </w:tcPr>
          <w:p w14:paraId="4CB8FFAE" w14:textId="77777777" w:rsidR="0031050A" w:rsidRDefault="00CB1A99">
            <w:pPr>
              <w:spacing w:after="40"/>
            </w:pPr>
            <w:r>
              <w:rPr>
                <w:sz w:val="22"/>
                <w:szCs w:val="22"/>
              </w:rPr>
              <w:t>Unappraised land component</w:t>
            </w:r>
          </w:p>
        </w:tc>
        <w:tc>
          <w:tcPr>
            <w:tcW w:w="1900" w:type="dxa"/>
            <w:tcMar>
              <w:top w:w="60" w:type="dxa"/>
              <w:left w:w="100" w:type="dxa"/>
              <w:bottom w:w="60" w:type="dxa"/>
              <w:right w:w="100" w:type="dxa"/>
            </w:tcMar>
          </w:tcPr>
          <w:p w14:paraId="70359BA9" w14:textId="77777777" w:rsidR="0031050A" w:rsidRDefault="00CB1A99">
            <w:pPr>
              <w:spacing w:after="40"/>
            </w:pPr>
            <w:r>
              <w:rPr>
                <w:sz w:val="22"/>
                <w:szCs w:val="22"/>
              </w:rPr>
              <w:t>—</w:t>
            </w:r>
          </w:p>
        </w:tc>
        <w:tc>
          <w:tcPr>
            <w:tcW w:w="4360" w:type="dxa"/>
            <w:tcMar>
              <w:top w:w="60" w:type="dxa"/>
              <w:left w:w="100" w:type="dxa"/>
              <w:bottom w:w="60" w:type="dxa"/>
              <w:right w:w="100" w:type="dxa"/>
            </w:tcMar>
          </w:tcPr>
          <w:p w14:paraId="53A1A059" w14:textId="77777777" w:rsidR="0031050A" w:rsidRDefault="00CB1A99">
            <w:pPr>
              <w:spacing w:after="40"/>
            </w:pPr>
            <w:r>
              <w:rPr>
                <w:sz w:val="22"/>
                <w:szCs w:val="22"/>
              </w:rPr>
              <w:t>Approximately $6 million of land value adjacent to the warehouse/boater services component that the 2024 Plumert appraisal explicitly identified as “+ land” but did not value, and that IBCP has never since obtained an appraisal to incorporate. This value is effectively “hidden” in IBCP’s current loss-reserve framework. The DIP Loan is supported by this unappraised land value at no incremental loss-reserve cost to IBCP.</w:t>
            </w:r>
          </w:p>
        </w:tc>
      </w:tr>
      <w:tr w:rsidR="0031050A" w14:paraId="650AD8D3" w14:textId="77777777">
        <w:tblPrEx>
          <w:tblCellMar>
            <w:top w:w="0" w:type="dxa"/>
            <w:bottom w:w="0" w:type="dxa"/>
          </w:tblCellMar>
        </w:tblPrEx>
        <w:tc>
          <w:tcPr>
            <w:tcW w:w="3100" w:type="dxa"/>
            <w:tcMar>
              <w:top w:w="60" w:type="dxa"/>
              <w:left w:w="100" w:type="dxa"/>
              <w:bottom w:w="60" w:type="dxa"/>
              <w:right w:w="100" w:type="dxa"/>
            </w:tcMar>
          </w:tcPr>
          <w:p w14:paraId="35B1A328" w14:textId="77777777" w:rsidR="0031050A" w:rsidRDefault="00CB1A99">
            <w:pPr>
              <w:spacing w:after="40"/>
            </w:pPr>
            <w:r>
              <w:rPr>
                <w:b/>
                <w:bCs/>
                <w:sz w:val="22"/>
                <w:szCs w:val="22"/>
              </w:rPr>
              <w:t>TOTAL</w:t>
            </w:r>
          </w:p>
        </w:tc>
        <w:tc>
          <w:tcPr>
            <w:tcW w:w="1900" w:type="dxa"/>
            <w:tcMar>
              <w:top w:w="60" w:type="dxa"/>
              <w:left w:w="100" w:type="dxa"/>
              <w:bottom w:w="60" w:type="dxa"/>
              <w:right w:w="100" w:type="dxa"/>
            </w:tcMar>
          </w:tcPr>
          <w:p w14:paraId="7ACCF465" w14:textId="77777777" w:rsidR="0031050A" w:rsidRDefault="00CB1A99">
            <w:pPr>
              <w:spacing w:after="40"/>
            </w:pPr>
            <w:r>
              <w:rPr>
                <w:b/>
                <w:bCs/>
                <w:sz w:val="22"/>
                <w:szCs w:val="22"/>
              </w:rPr>
            </w:r>
            <w:del w:id="9092" w:author="David S. Jennis (red pen, decoded)" w:date="2026-07-27T00:00:00Z">
              <w:r>
                <w:rPr>
                  <w:b/>
                  <w:bCs/>
                  <w:sz w:val="22"/>
                  <w:szCs w:val="22"/>
                  <w:highlight w:val="red"/>
                </w:rPr>
                <w:delText xml:space="preserve">$17,700,000</w:delText>
              </w:r>
            </w:del>
            <w:commentRangeStart w:id="27"/>
            <w:ins w:id="9093" w:author="David S. Jennis (red pen, decoded)" w:date="2026-07-27T00:00:00Z">
              <w:r>
                <w:rPr>
                  <w:b/>
                  <w:bCs/>
                  <w:sz w:val="22"/>
                  <w:szCs w:val="22"/>
                  <w:highlight w:val="red"/>
                </w:rPr>
                <w:t xml:space="preserve">$23,800,000</w:t>
              </w:r>
            </w:ins>
            <w:commentRangeEnd w:id="27"/>
            <w:r>
              <w:rPr>
                <w:rStyle w:val="CommentReference"/>
              </w:rPr>
              <w:commentReference w:id="27"/>
            </w:r>
            <w:r>
              <w:rPr>
                <w:b/>
                <w:bCs/>
                <w:sz w:val="22"/>
                <w:szCs w:val="22"/>
              </w:rPr>
              <w:t xml:space="preserve"/>
            </w:r>
          </w:p>
        </w:tc>
        <w:tc>
          <w:tcPr>
            <w:tcW w:w="4360" w:type="dxa"/>
            <w:tcMar>
              <w:top w:w="60" w:type="dxa"/>
              <w:left w:w="100" w:type="dxa"/>
              <w:bottom w:w="60" w:type="dxa"/>
              <w:right w:w="100" w:type="dxa"/>
            </w:tcMar>
          </w:tcPr>
          <w:p w14:paraId="23C8AFBE" w14:textId="77777777" w:rsidR="0031050A" w:rsidRDefault="00CB1A99">
            <w:pPr>
              <w:spacing w:after="40"/>
            </w:pPr>
            <w:r>
              <w:rPr>
                <w:b/>
                <w:bCs/>
                <w:sz w:val="22"/>
                <w:szCs w:val="22"/>
              </w:rPr>
              <w:t>Aggregate collateral value available to IBCP of approximately $55–60 million, against direct exposure of $17.7 million — an equity cushion of approximately 212–240%.</w:t>
            </w:r>
          </w:p>
        </w:tc>
      </w:tr>
    </w:tbl>
    <w:p w14:paraId="6C2CF775" w14:textId="77777777" w:rsidR="0031050A" w:rsidRDefault="0031050A">
      <w:pPr>
        <w:spacing w:line="120" w:lineRule="auto"/>
      </w:pPr>
    </w:p>
    <w:p w14:paraId="141E376C" w14:textId="77777777" w:rsidR="0031050A" w:rsidRDefault="00CB1A99">
      <w:pPr>
        <w:spacing w:line="480" w:lineRule="auto"/>
        <w:ind w:firstLine="720"/>
        <w:jc w:val="both"/>
      </w:pPr>
      <w:r/>
      <w:del w:id="7085" w:author="David S. Jennis (red pen, decoded)" w:date="2026-07-27T00:00:00Z">
        <w:r>
          <w:delText>6.</w:delText>
        </w:r>
      </w:del>
      <w:ins w:id="7086" w:author="David S. Jennis (red pen, decoded)" w:date="2026-07-27T00:00:00Z">
        <w:r>
          <w:rPr>
            <w:highlight w:val="green"/>
          </w:rPr>
          <w:t>7.</w:t>
        </w:r>
      </w:ins>
      <w:r>
        <w:t xml:space="preserve"/>
        <w:tab/>
      </w:r>
      <w:r>
        <w:t xml:space="preserve">IBCP’s own contemporaneous disclosures to the U.S. Securities and Exchange Commission corroborate the foregoing. In its Annual Report on Form 10-K and earnings call transcripts filed as exhibits to Forms 8-K, IBCP has represented its net economic exposure on this single commercial development credit at approximately $16.5 million as of year-end 2025 and approximately $20 million as of March 31, 2026, </w:t>
      </w:r>
      <w:del w:id="9094" w:author="David S. Jennis (red pen, decoded)" w:date="2026-07-27T00:00:00Z">
        <w:r>
          <w:rPr>
            <w:highlight w:val="green"/>
          </w:rPr>
          <w:delText xml:space="preserve">in each case stating that IBCP is “appropriately reserved</w:delText>
        </w:r>
      </w:del>
      <w:ins w:id="9095" w:author="David S. Jennis (red pen, decoded)" w:date="2026-07-27T00:00:00Z">
        <w:r>
          <w:rPr>
            <w:highlight w:val="green"/>
          </w:rPr>
          <w:t xml:space="preserve">in each case IBCP stated that it is “appropriately reserved</w:t>
        </w:r>
      </w:ins>
      <w:r>
        <w:t xml:space="preserve"> for any loss exposure” on this credit. Those figures represent approximately 56% to 67% of the </w:t>
      </w:r>
      <w:del w:id="9096" w:author="David S. Jennis (red pen, decoded)" w:date="2026-07-27T00:00:00Z">
        <w:r>
          <w:rPr>
            <w:highlight w:val="green"/>
          </w:rPr>
          <w:delText xml:space="preserve">$29.7 million face balance IBCP asserts</w:delText>
        </w:r>
      </w:del>
      <w:ins w:id="9097" w:author="David S. Jennis (red pen, decoded)" w:date="2026-07-27T00:00:00Z">
        <w:r>
          <w:rPr>
            <w:highlight w:val="green"/>
          </w:rPr>
          <w:t xml:space="preserve">$29.7 million debt balance IBCP asserts</w:t>
        </w:r>
      </w:ins>
      <w:r>
        <w:t xml:space="preserve"> to this Court. </w:t>
      </w:r>
      <w:del w:id="9098" w:author="David S. Jennis (red pen, decoded)" w:date="2026-07-27T00:00:00Z">
        <w:r>
          <w:rPr>
            <w:highlight w:val="yellow"/>
          </w:rPr>
          <w:delText xml:space="preserve">The arithmetic difference reflects the U.S. Department of Agriculture’s Business and Industry guaranty</w:delText>
        </w:r>
      </w:del>
      <w:commentRangeStart w:id="30"/>
      <w:ins w:id="9099" w:author="David S. Jennis (red pen, decoded)" w:date="2026-07-27T00:00:00Z">
        <w:r>
          <w:rPr>
            <w:highlight w:val="yellow"/>
          </w:rPr>
          <w:t xml:space="preserve">The arithmetic difference reflects the fact that in its reporting, IBCP adopted the U.S. Department of Agriculture’s Business and Industry guaranty guidelines</w:t>
        </w:r>
      </w:ins>
      <w:commentRangeEnd w:id="30"/>
      <w:r>
        <w:rPr>
          <w:rStyle w:val="CommentReference"/>
        </w:rPr>
        <w:commentReference w:id="30"/>
      </w:r>
      <w:r>
        <w:t xml:space="preserve"> of approximately 75% of IBCP’s underlying loan exposure on the USDA-guaranteed loans within the credit relationship and </w:t>
      </w:r>
      <w:del w:id="9100" w:author="David S. Jennis (red pen, decoded)" w:date="2026-07-27T00:00:00Z">
        <w:r>
          <w:rPr>
            <w:highlight w:val="yellow"/>
          </w:rPr>
          <w:delText xml:space="preserve">the loss reserves IBCP has already taken. Even on IBCP’s own publicly disclosed view, IBCP’s actual interest in the collateral is materially less than its asserted face balance, and the proposed priming of up to $12,074,869 — a facility that dedicates</w:delText>
        </w:r>
      </w:del>
      <w:commentRangeStart w:id="31"/>
      <w:ins w:id="9101" w:author="David S. Jennis (red pen, decoded)" w:date="2026-07-27T00:00:00Z">
        <w:r>
          <w:rPr>
            <w:highlight w:val="yellow"/>
          </w:rPr>
          <w:t xml:space="preserve">the loss reserves IBCP had already taken. Simply stated, the proposed priming of up to $12,074,869 that dedicates</w:t>
        </w:r>
      </w:ins>
      <w:commentRangeEnd w:id="31"/>
      <w:r>
        <w:rPr>
          <w:rStyle w:val="CommentReference"/>
        </w:rPr>
        <w:commentReference w:id="31"/>
      </w:r>
      <w:r>
        <w:t xml:space="preserve"> $5,000,000 to paying IBCP itself and $5,000,000 to completing IBCP’s own collateral — </w:t>
      </w:r>
      <w:del w:id="9102" w:author="David S. Jennis (red pen, decoded)" w:date="2026-07-27T00:00:00Z">
        <w:r>
          <w:rPr>
            <w:highlight w:val="yellow"/>
          </w:rPr>
          <w:delText xml:space="preserve">leaves IBCP with an equity cushion well in excess of its entire direct exposure.</w:delText>
        </w:r>
      </w:del>
      <w:commentRangeStart w:id="32"/>
      <w:ins w:id="9103" w:author="David S. Jennis (red pen, decoded)" w:date="2026-07-27T00:00:00Z">
        <w:r>
          <w:rPr>
            <w:highlight w:val="yellow"/>
          </w:rPr>
          <w:t xml:space="preserve">leaves IBCP with an equity cushion well in excess of its direct exposure. The table is a simple illustration of how a DIP Facility provides sufficient adequate protection and stabilization.</w:t>
        </w:r>
      </w:ins>
      <w:commentRangeEnd w:id="32"/>
      <w:r>
        <w:rPr>
          <w:rStyle w:val="CommentReference"/>
        </w:rPr>
        <w:commentReference w:id="32"/>
      </w:r>
      <w:r>
        <w:t xml:space="preserve"/>
      </w:r>
    </w:p>
    <w:p w14:paraId="6640DDB5" w14:textId="77777777" w:rsidR="0031050A" w:rsidRDefault="00CB1A99">
      <w:pPr>
        <w:spacing w:line="480" w:lineRule="auto"/>
        <w:ind w:firstLine="720"/>
        <w:jc w:val="both"/>
      </w:pPr>
      <w:r/>
      <w:del w:id="7083" w:author="David S. Jennis (red pen, decoded)" w:date="2026-07-27T00:00:00Z">
        <w:r>
          <w:delText>7.</w:delText>
        </w:r>
      </w:del>
      <w:ins w:id="7084" w:author="David S. Jennis (red pen, decoded)" w:date="2026-07-27T00:00:00Z">
        <w:r>
          <w:rPr>
            <w:highlight w:val="green"/>
          </w:rPr>
          <w:t>8.</w:t>
        </w:r>
      </w:ins>
      <w:r>
        <w:t xml:space="preserve"/>
        <w:tab/>
      </w:r>
      <w:r>
        <w:t xml:space="preserve">The relief requested is supported by the sound business judgment of the Debtors, is consistent with the standards articulated by the Eleventh Circuit and the courts of this District for section 364(d) priming facilities, and is necessary to preserve the value of the Debtors’ estates for the benefit of all creditors, </w:t>
      </w:r>
      <w:del w:id="9104" w:author="David S. Jennis (red pen, decoded)" w:date="2026-07-27T00:00:00Z">
        <w:r>
          <w:rPr>
            <w:highlight w:val="yellow"/>
          </w:rPr>
          <w:delText xml:space="preserve">including each of the Debtors’ pre-petition secured creditors.</w:delText>
        </w:r>
      </w:del>
      <w:commentRangeStart w:id="33"/>
      <w:ins w:id="9105" w:author="David S. Jennis (red pen, decoded)" w:date="2026-07-27T00:00:00Z">
        <w:r>
          <w:rPr>
            <w:highlight w:val="yellow"/>
          </w:rPr>
          <w:t xml:space="preserve">including each of the Debtors’ pre-petition secured creditors, which provides sufficient adequate protection.</w:t>
        </w:r>
      </w:ins>
      <w:commentRangeEnd w:id="33"/>
      <w:r>
        <w:rPr>
          <w:rStyle w:val="CommentReference"/>
        </w:rPr>
        <w:commentReference w:id="33"/>
      </w:r>
      <w:r>
        <w:t xml:space="preserve"/>
      </w:r>
    </w:p>
    <w:p w14:paraId="618660CA" w14:textId="77777777" w:rsidR="0031050A" w:rsidRDefault="00CB1A99">
      <w:pPr>
        <w:spacing w:before="120" w:line="480" w:lineRule="auto"/>
        <w:jc w:val="center"/>
      </w:pPr>
      <w:r>
        <w:rPr>
          <w:b/>
          <w:bCs/>
        </w:rPr>
        <w:t>II. JURISDICTION, VENUE, AND STATUTORY PREDICATES</w:t>
      </w:r>
    </w:p>
    <w:p w14:paraId="7B3BFEC5" w14:textId="77777777" w:rsidR="0031050A" w:rsidRDefault="00CB1A99">
      <w:pPr>
        <w:spacing w:line="480" w:lineRule="auto"/>
        <w:ind w:firstLine="720"/>
        <w:jc w:val="both"/>
      </w:pPr>
      <w:r/>
      <w:del w:id="7081" w:author="David S. Jennis (red pen, decoded)" w:date="2026-07-27T00:00:00Z">
        <w:r>
          <w:delText>8.</w:delText>
        </w:r>
      </w:del>
      <w:ins w:id="7082" w:author="David S. Jennis (red pen, decoded)" w:date="2026-07-27T00:00:00Z">
        <w:r>
          <w:rPr>
            <w:highlight w:val="green"/>
          </w:rPr>
          <w:t>9.</w:t>
        </w:r>
      </w:ins>
      <w:r>
        <w:t xml:space="preserve"/>
        <w:tab/>
        <w:t>The Court has jurisdiction over this matter pursuant to 28 U.S.C. §§ 157 and 1334. This is a core proceeding pursuant to 28 U.S.C. § 157(b)(2)(D) and (M). Venue is proper before this Court pursuant to 28 U.S.C. §§ 1408 and 1409.</w:t>
      </w:r>
    </w:p>
    <w:p w14:paraId="47A9C028" w14:textId="77777777" w:rsidR="0031050A" w:rsidRDefault="00CB1A99">
      <w:pPr>
        <w:spacing w:line="480" w:lineRule="auto"/>
        <w:ind w:firstLine="720"/>
        <w:jc w:val="both"/>
      </w:pPr>
      <w:r/>
      <w:del w:id="7079" w:author="David S. Jennis (red pen, decoded)" w:date="2026-07-27T00:00:00Z">
        <w:r>
          <w:delText>9.</w:delText>
        </w:r>
      </w:del>
      <w:ins w:id="7080" w:author="David S. Jennis (red pen, decoded)" w:date="2026-07-27T00:00:00Z">
        <w:r>
          <w:rPr>
            <w:highlight w:val="green"/>
          </w:rPr>
          <w:t>10.</w:t>
        </w:r>
      </w:ins>
      <w:r>
        <w:t xml:space="preserve"/>
        <w:tab/>
        <w:t>The statutory predicates for the relief requested herein are sections 105(a), 361, 363, 364(c)(1), 364(c)(2), 364(d), 503(b), and 507(b) of the Bankruptcy Code, Federal Rules of Bankruptcy Procedure 2002, 4001, 6003, 6004, and 9014, and Local Rules 2081-1, 4001-2, and 9075-1.</w:t>
      </w:r>
    </w:p>
    <w:p w14:paraId="563D8A48" w14:textId="77777777" w:rsidR="0031050A" w:rsidRDefault="00CB1A99">
      <w:pPr>
        <w:spacing w:before="120" w:line="480" w:lineRule="auto"/>
        <w:jc w:val="center"/>
      </w:pPr>
      <w:r>
        <w:rPr>
          <w:b/>
          <w:bCs/>
        </w:rPr>
      </w:r>
      <w:del w:id="9106" w:author="David S. Jennis (red pen, decoded)" w:date="2026-07-27T00:00:00Z">
        <w:r>
          <w:rPr>
            <w:b/>
            <w:bCs/>
            <w:highlight w:val="green"/>
          </w:rPr>
          <w:delText xml:space="preserve">III. BACKGROUND</w:delText>
        </w:r>
      </w:del>
      <w:ins w:id="9107" w:author="David S. Jennis (red pen, decoded)" w:date="2026-07-27T00:00:00Z">
        <w:r>
          <w:rPr>
            <w:b/>
            <w:bCs/>
            <w:highlight w:val="green"/>
          </w:rPr>
          <w:t xml:space="preserve">III. FACTUAL BACKGROUND</w:t>
        </w:r>
      </w:ins>
      <w:r>
        <w:rPr>
          <w:b/>
          <w:bCs/>
        </w:rPr>
        <w:t xml:space="preserve"/>
      </w:r>
    </w:p>
    <w:p w14:paraId="11EEDE80" w14:textId="77777777" w:rsidR="0031050A" w:rsidRDefault="00CB1A99">
      <w:pPr>
        <w:spacing w:before="60" w:line="480" w:lineRule="auto"/>
      </w:pPr>
      <w:r>
        <w:rPr>
          <w:b/>
          <w:bCs/>
        </w:rPr>
        <w:t>A. The Chapter 11 Cases</w:t>
      </w:r>
    </w:p>
    <w:p w14:paraId="13DA8F06" w14:textId="77777777" w:rsidR="0031050A" w:rsidRDefault="00CB1A99">
      <w:pPr>
        <w:spacing w:line="480" w:lineRule="auto"/>
        <w:ind w:firstLine="720"/>
        <w:jc w:val="both"/>
      </w:pPr>
      <w:r/>
      <w:del w:id="7077" w:author="David S. Jennis (red pen, decoded)" w:date="2026-07-27T00:00:00Z">
        <w:r>
          <w:delText>10.</w:delText>
        </w:r>
      </w:del>
      <w:ins w:id="7078" w:author="David S. Jennis (red pen, decoded)" w:date="2026-07-27T00:00:00Z">
        <w:r>
          <w:rPr>
            <w:highlight w:val="green"/>
          </w:rPr>
          <w:t>11.</w:t>
        </w:r>
      </w:ins>
      <w:r>
        <w:t xml:space="preserve"/>
        <w:tab/>
        <w:t>On April 1, 2026 (the “Petition Date”), each of the Debtors filed a voluntary petition for relief under Chapter 11 of the Bankruptcy Code. The Debtors continue to operate their businesses and manage their properties as debtors-in-possession pursuant to sections 1107(a) and 1108 of the Bankruptcy Code. No trustee, examiner, or official committee of unsecured creditors has been appointed.</w:t>
      </w:r>
    </w:p>
    <w:p w14:paraId="42AD8756" w14:textId="77777777" w:rsidR="0031050A" w:rsidRDefault="00CB1A99">
      <w:pPr>
        <w:spacing w:line="480" w:lineRule="auto"/>
        <w:ind w:firstLine="720"/>
        <w:jc w:val="both"/>
      </w:pPr>
      <w:r/>
      <w:del w:id="7075" w:author="David S. Jennis (red pen, decoded)" w:date="2026-07-27T00:00:00Z">
        <w:r>
          <w:delText>11.</w:delText>
        </w:r>
      </w:del>
      <w:ins w:id="7076" w:author="David S. Jennis (red pen, decoded)" w:date="2026-07-27T00:00:00Z">
        <w:r>
          <w:rPr>
            <w:highlight w:val="green"/>
          </w:rPr>
          <w:t>12.</w:t>
        </w:r>
      </w:ins>
      <w:r>
        <w:t xml:space="preserve"/>
        <w:tab/>
        <w:t>The Debtors operate a multi-entity enterprise centered on Adelaide Pointe, a 30-acre mixed-use waterfront development in Muskegon, Michigan, together with associated hospitality, warehouse, marina, and residential assets. The Debtors collectively report stabilized enterprise assets in excess of $90,000,000 — a figure that reflects the stabilized, future-value position of the campus upon completion of the remaining 34 condominium units, normalized seasonal marina and warehouse operations, and stabilized hospitality operations. Trailing-twelve-month operating EBITDA was approximately $4,500,000 without taking into account condominium sales; for context, when condominium-closing income is included, enterprise income for 2024 exceeded $7,000,000. The 2026 projected operating EBITDA on the same condo-excluded basis is approximately $5,500,000.</w:t>
      </w:r>
    </w:p>
    <w:p w14:paraId="162DC3E3" w14:textId="77777777" w:rsidR="0031050A" w:rsidRDefault="00CB1A99">
      <w:pPr>
        <w:spacing w:before="60" w:line="480" w:lineRule="auto"/>
      </w:pPr>
      <w:r>
        <w:rPr>
          <w:b/>
          <w:bCs/>
        </w:rPr>
        <w:t>B. The Estate’s Liquidity and Need for Administrative Funding</w:t>
      </w:r>
    </w:p>
    <w:p w14:paraId="74C0A68A" w14:textId="77777777" w:rsidR="0031050A" w:rsidRDefault="00CB1A99">
      <w:pPr>
        <w:spacing w:line="480" w:lineRule="auto"/>
        <w:ind w:firstLine="720"/>
        <w:jc w:val="both"/>
      </w:pPr>
      <w:r/>
      <w:del w:id="7073" w:author="David S. Jennis (red pen, decoded)" w:date="2026-07-27T00:00:00Z">
        <w:r>
          <w:delText>12.</w:delText>
        </w:r>
      </w:del>
      <w:ins w:id="7074" w:author="David S. Jennis (red pen, decoded)" w:date="2026-07-27T00:00:00Z">
        <w:r>
          <w:rPr>
            <w:highlight w:val="green"/>
          </w:rPr>
          <w:t>13.</w:t>
        </w:r>
      </w:ins>
      <w:r>
        <w:t xml:space="preserve"/>
        <w:tab/>
      </w:r>
      <w:r>
        <w:t xml:space="preserve">For a sustained period prior to the Petition Date, the Debtors’ operations and cash were controlled by a state-court-appointed receiver (the “Receiver”). </w:t>
      </w:r>
      <w:del w:id="9108" w:author="David S. Jennis (red pen, decoded)" w:date="2026-07-27T00:00:00Z">
        <w:r>
          <w:rPr>
            <w:highlight w:val="green"/>
          </w:rPr>
          <w:delText xml:space="preserve">The Receiver’s administration consumed substantial cash in receiver fees, professional fees, and operating costs</w:delText>
        </w:r>
      </w:del>
      <w:ins w:id="9109" w:author="David S. Jennis (red pen, decoded)" w:date="2026-07-27T00:00:00Z">
        <w:r>
          <w:rPr>
            <w:highlight w:val="green"/>
          </w:rPr>
          <w:t xml:space="preserve">The Receivership consumed substantial cash in receiver fees, professional fees, and operating costs and for some time thereafter</w:t>
        </w:r>
      </w:ins>
      <w:del w:id="9110" w:author="David S. Jennis (red pen, decoded)" w:date="2026-07-27T00:00:00Z">
        <w:r>
          <w:rPr>
            <w:highlight w:val="yellow"/>
          </w:rPr>
          <w:delText xml:space="preserve"> that the Debtors believe were not incurred to maximize estate value but rather to advance the litigation posture of the Debtors’ largest secured creditor.</w:delText>
        </w:r>
      </w:del>
      <w:commentRangeStart w:id="34"/>
      <w:ins w:id="9111" w:author="David S. Jennis (red pen, decoded)" w:date="2026-07-27T00:00:00Z">
        <w:r>
          <w:rPr>
            <w:highlight w:val="yellow"/>
          </w:rPr>
          <w:t xml:space="preserve">. The timing of the Receivership was inopportune at best.</w:t>
        </w:r>
      </w:ins>
      <w:commentRangeEnd w:id="34"/>
      <w:r>
        <w:rPr>
          <w:rStyle w:val="CommentReference"/>
        </w:rPr>
        <w:commentReference w:id="34"/>
      </w:r>
      <w:r>
        <w:t xml:space="preserve"> </w:t>
      </w:r>
      <w:r>
        <w:t xml:space="preserve"/>
      </w:r>
      <w:r>
        <w:rPr>
          <w:b/>
          <w:bCs/>
        </w:rPr>
        <w:t>The Debtors’ enterprise is highly seasonal</w:t>
      </w:r>
      <w:r/>
      <w:r>
        <w:t xml:space="preserve">. The Adelaide Pointe marina, hospitality venues, and events business generate the substantial majority of their cash flow during the spring and summer months. The Debtors’ only twelve-month, year-round cash-generating assets are the Hall Street and Waterland commercial-industrial leasing operations — and </w:t>
      </w:r>
      <w:del w:id="9112" w:author="David S. Jennis (red pen, decoded)" w:date="2026-07-27T00:00:00Z">
        <w:r>
          <w:rPr>
            <w:highlight w:val="green"/>
          </w:rPr>
          <w:delText xml:space="preserve">the cash flow from those operations was taken by IBCP and the Receiver pre-petition</w:delText>
        </w:r>
      </w:del>
      <w:ins w:id="9113" w:author="David S. Jennis (red pen, decoded)" w:date="2026-07-27T00:00:00Z">
        <w:r>
          <w:rPr>
            <w:highlight w:val="green"/>
          </w:rPr>
          <w:t xml:space="preserve">the cash flow from those operations was swept by IBCP and diverted to the Receiver pre-petition</w:t>
        </w:r>
      </w:ins>
      <w:r>
        <w:t xml:space="preserve"> pursuant to IBCP’s assignment of rents. As of the Petition Date, </w:t>
      </w:r>
      <w:del w:id="9114" w:author="David S. Jennis (red pen, decoded)" w:date="2026-07-27T00:00:00Z">
        <w:r>
          <w:rPr>
            <w:highlight w:val="green"/>
          </w:rPr>
          <w:delText xml:space="preserve">the Receiver has represented unrestricted cash on hand</w:delText>
        </w:r>
      </w:del>
      <w:ins w:id="9115" w:author="David S. Jennis (red pen, decoded)" w:date="2026-07-27T00:00:00Z">
        <w:r>
          <w:rPr>
            <w:highlight w:val="green"/>
          </w:rPr>
          <w:t xml:space="preserve">the Receiver has reported unrestricted cash on hand</w:t>
        </w:r>
      </w:ins>
      <w:r>
        <w:t xml:space="preserve"> of approximately $75,000 for the entire enterprise. Throughout the pre-petition period, </w:t>
      </w:r>
      <w:del w:id="9116" w:author="David S. Jennis (red pen, decoded)" w:date="2026-07-27T00:00:00Z">
        <w:r>
          <w:rPr>
            <w:highlight w:val="yellow"/>
          </w:rPr>
          <w:delText xml:space="preserve">IBCP also abused the cash management system, sweeping operating cash to satisfy its own institutional preferences while failing to pay other secured creditors, vendors, and operational counterparties whose cooperation is necessary</w:delText>
        </w:r>
      </w:del>
      <w:commentRangeStart w:id="35"/>
      <w:ins w:id="9117" w:author="David S. Jennis (red pen, decoded)" w:date="2026-07-27T00:00:00Z">
        <w:r>
          <w:rPr>
            <w:highlight w:val="yellow"/>
          </w:rPr>
          <w:t xml:space="preserve">IBCP swept operating cash through the Receivership to satisfy its own purposes while failing to recognize or accommodate the interests of secured creditors, vendors, and operational resources whose cooperation is necessary</w:t>
        </w:r>
      </w:ins>
      <w:commentRangeEnd w:id="35"/>
      <w:r>
        <w:rPr>
          <w:rStyle w:val="CommentReference"/>
        </w:rPr>
        <w:commentReference w:id="35"/>
      </w:r>
      <w:r>
        <w:t xml:space="preserve"> to the enterprise’s reorganization. The result is a Debtor enterprise that arrives at the Petition Date with no meaningful liquidity reserve and </w:t>
      </w:r>
      <w:del w:id="9118" w:author="David S. Jennis (red pen, decoded)" w:date="2026-07-27T00:00:00Z">
        <w:r>
          <w:rPr>
            <w:highlight w:val="yellow"/>
          </w:rPr>
          <w:delText xml:space="preserve">a working-capital trough that no amount of pre-petition cash on hand can bridge.</w:delText>
        </w:r>
      </w:del>
      <w:commentRangeStart w:id="36"/>
      <w:ins w:id="9119" w:author="David S. Jennis (red pen, decoded)" w:date="2026-07-27T00:00:00Z">
        <w:r>
          <w:rPr>
            <w:highlight w:val="yellow"/>
          </w:rPr>
          <w:t xml:space="preserve">a working-capital deficit.</w:t>
        </w:r>
      </w:ins>
      <w:commentRangeEnd w:id="36"/>
      <w:r>
        <w:rPr>
          <w:rStyle w:val="CommentReference"/>
        </w:rPr>
        <w:commentReference w:id="36"/>
      </w:r>
      <w:r>
        <w:t xml:space="preserve"> </w:t>
      </w:r>
      <w:del w:id="9120" w:author="David S. Jennis (red pen, decoded)" w:date="2026-07-27T00:00:00Z">
        <w:r>
          <w:rPr>
            <w:highlight w:val="red"/>
          </w:rPr>
          <w:delText xml:space="preserve">The damage extends to the Debtors’ principal personally: during the receivership, the Receiver and IBCP collected and controlled the enterprise’s cash yet refused to pay equipment and vehicle obligations</w:delText>
        </w:r>
      </w:del>
      <w:commentRangeStart w:id="37"/>
      <w:ins w:id="9121" w:author="David S. Jennis (red pen, decoded)" w:date="2026-07-27T00:00:00Z">
        <w:r>
          <w:rPr>
            <w:highlight w:val="red"/>
          </w:rPr>
          <w:t xml:space="preserve">Particularly given that during the receivership, the Receiver and IBCP collected and controlled the enterprise’s cash yet did not routinely pay equipment and vehicle operational obligations</w:t>
        </w:r>
      </w:ins>
      <w:commentRangeEnd w:id="37"/>
      <w:r>
        <w:rPr>
          <w:rStyle w:val="CommentReference"/>
        </w:rPr>
        <w:commentReference w:id="37"/>
      </w:r>
      <w:r>
        <w:t xml:space="preserve"> — trucks, golf carts, ice machines, and similar operating equipment</w:t>
      </w:r>
      <w:del w:id="9122" w:author="David S. Jennis (red pen, decoded)" w:date="2026-07-27T00:00:00Z">
        <w:r>
          <w:rPr>
            <w:highlight w:val="red"/>
          </w:rPr>
          <w:delText xml:space="preserve"> — that Ryan M. Leestma had personally guaranteed, and refused to compensate Mr. Leestma himself, causing late payments to Mr. Leestma’s personal secured creditors and impairing the personal credit that would otherwise support conventional, sponsor-guaranteed financing. That impairment is a direct input to the structure of the DIP Loan: as described in Parts IV and VI below,</w:delText>
        </w:r>
      </w:del>
      <w:commentRangeStart w:id="38"/>
      <w:ins w:id="9123" w:author="David S. Jennis (red pen, decoded)" w:date="2026-07-27T00:00:00Z">
        <w:r>
          <w:rPr>
            <w:highlight w:val="red"/>
          </w:rPr>
          <w:t xml:space="preserve">. As described in Parts IV and VI below,</w:t>
        </w:r>
      </w:ins>
      <w:commentRangeEnd w:id="38"/>
      <w:r>
        <w:rPr>
          <w:rStyle w:val="CommentReference"/>
        </w:rPr>
        <w:commentReference w:id="38"/>
      </w:r>
      <w:r>
        <w:t xml:space="preserve"> the DIP Loan is underwritten to the collateral and requires no personal guaranty.</w:t>
      </w:r>
      <w:r>
        <w:t xml:space="preserve"/>
      </w:r>
    </w:p>
    <w:p w14:paraId="1DC1FC7D" w14:textId="77777777" w:rsidR="0031050A" w:rsidRDefault="00CB1A99">
      <w:pPr>
        <w:spacing w:line="480" w:lineRule="auto"/>
        <w:ind w:firstLine="720"/>
        <w:jc w:val="both"/>
      </w:pPr>
      <w:r/>
      <w:del w:id="7071" w:author="David S. Jennis (red pen, decoded)" w:date="2026-07-27T00:00:00Z">
        <w:r>
          <w:delText>13.</w:delText>
        </w:r>
      </w:del>
      <w:ins w:id="7072" w:author="David S. Jennis (red pen, decoded)" w:date="2026-07-27T00:00:00Z">
        <w:r>
          <w:rPr>
            <w:highlight w:val="green"/>
          </w:rPr>
          <w:t>14.</w:t>
        </w:r>
      </w:ins>
      <w:r>
        <w:t xml:space="preserve"/>
        <w:tab/>
      </w:r>
      <w:del w:id="9124" w:author="David S. Jennis (red pen, decoded)" w:date="2026-07-27T00:00:00Z">
        <w:r>
          <w:rPr>
            <w:highlight w:val="yellow"/>
          </w:rPr>
          <w:delText xml:space="preserve">The consequences of that liquidity trough are now concrete and quantified in the Budget.</w:delText>
        </w:r>
      </w:del>
      <w:commentRangeStart w:id="39"/>
      <w:ins w:id="9125" w:author="David S. Jennis (red pen, decoded)" w:date="2026-07-27T00:00:00Z">
        <w:r>
          <w:rPr>
            <w:highlight w:val="yellow"/>
          </w:rPr>
          <w:t xml:space="preserve">The impact of that liquidity deficit is now quantified in the Budget.</w:t>
        </w:r>
      </w:ins>
      <w:commentRangeEnd w:id="39"/>
      <w:r>
        <w:rPr>
          <w:rStyle w:val="CommentReference"/>
        </w:rPr>
        <w:commentReference w:id="39"/>
      </w:r>
      <w:r>
        <w:t xml:space="preserve"> The 34 unsold condominium units in Building 1 — </w:t>
      </w:r>
      <w:del w:id="9126" w:author="David S. Jennis (red pen, decoded)" w:date="2026-07-27T00:00:00Z">
        <w:r>
          <w:rPr>
            <w:highlight w:val="red"/>
          </w:rPr>
          <w:delText xml:space="preserve">the estates’ single largest source of distributable value</w:delText>
        </w:r>
      </w:del>
      <w:commentRangeStart w:id="40"/>
      <w:ins w:id="9127" w:author="David S. Jennis (red pen, decoded)" w:date="2026-07-27T00:00:00Z">
        <w:r>
          <w:rPr>
            <w:highlight w:val="red"/>
          </w:rPr>
          <w:t xml:space="preserve">the single largest source of distributable value due to the damage that IBCP caused to Mr. Leestma’s personal credit and depletion of his own resources</w:t>
        </w:r>
      </w:ins>
      <w:commentRangeEnd w:id="40"/>
      <w:r>
        <w:rPr>
          <w:rStyle w:val="CommentReference"/>
        </w:rPr>
        <w:commentReference w:id="40"/>
      </w:r>
      <w:r>
        <w:t xml:space="preserve">, with projected gross sales of approximately $32,300,000 — sit unfinished, accruing carry costs and generating no sales proceeds, because neither IBCP nor the Receiver would fund their completion. EGLE site-assessment and compliance work ($75,000) must be funded to avoid the further accrual of regulatory exposure. The engineered balcony remediation ($25,000) must be completed to protect the 55-unit condominium asset. And the professionals whose work these Chapter 11 Cases require — </w:t>
      </w:r>
      <w:del w:id="9128" w:author="David S. Jennis (red pen, decoded)" w:date="2026-07-27T00:00:00Z">
        <w:r>
          <w:rPr>
            <w:highlight w:val="green"/>
          </w:rPr>
          <w:delText xml:space="preserve">the Chief Restructuring Officer, the claims agent, appraisers, tax and accounting professionals, and counsel — must be funded</w:delText>
        </w:r>
      </w:del>
      <w:ins w:id="9129" w:author="David S. Jennis (red pen, decoded)" w:date="2026-07-27T00:00:00Z">
        <w:r>
          <w:rPr>
            <w:highlight w:val="green"/>
          </w:rPr>
          <w:t xml:space="preserve">the newly agreed upon Chief Restructuring Officer, appraisers, tax and accounting professionals, and all counsel — must be funded</w:t>
        </w:r>
      </w:ins>
      <w:r>
        <w:t xml:space="preserve"> to remain engaged.</w:t>
      </w:r>
      <w:r>
        <w:t xml:space="preserve"/>
      </w:r>
    </w:p>
    <w:p w14:paraId="360000BB" w14:textId="77777777" w:rsidR="0031050A" w:rsidRDefault="00CB1A99">
      <w:pPr>
        <w:spacing w:line="480" w:lineRule="auto"/>
        <w:ind w:firstLine="720"/>
        <w:jc w:val="both"/>
      </w:pPr>
      <w:r/>
      <w:del w:id="7069" w:author="David S. Jennis (red pen, decoded)" w:date="2026-07-27T00:00:00Z">
        <w:r>
          <w:delText>14.</w:delText>
        </w:r>
      </w:del>
      <w:ins w:id="7070" w:author="David S. Jennis (red pen, decoded)" w:date="2026-07-27T00:00:00Z">
        <w:r>
          <w:rPr>
            <w:highlight w:val="green"/>
          </w:rPr>
          <w:t>15.</w:t>
        </w:r>
      </w:ins>
      <w:r>
        <w:t xml:space="preserve"/>
        <w:tab/>
      </w:r>
      <w:r>
        <w:t xml:space="preserve">Section 503(b)(1)(A) of the Bankruptcy Code requires the timely payment of post-petition administrative expenses incurred in the ordinary course of preserving the estate. </w:t>
      </w:r>
      <w:del w:id="9130" w:author="David S. Jennis (red pen, decoded)" w:date="2026-07-27T00:00:00Z">
        <w:r>
          <w:rPr>
            <w:highlight w:val="yellow"/>
          </w:rPr>
          <w:delText xml:space="preserve">The Debtors’ ability to pay these obligations as they come due, rather than allow them to accumulate as unsecured administrative claims subject to dispute, is what allows estate professionals and the proposed CRO to remain engaged in the Debtors’ reorganization. The DIP Loan provides precisely that bridge.</w:delText>
        </w:r>
      </w:del>
      <w:commentRangeStart w:id="41"/>
      <w:ins w:id="9131" w:author="David S. Jennis (red pen, decoded)" w:date="2026-07-27T00:00:00Z">
        <w:r>
          <w:rPr>
            <w:highlight w:val="yellow"/>
          </w:rPr>
          <w:t xml:space="preserve">The proposed DIP Loan will provide liquidity for the Debtors to pay these obligations as they come due, rather than allow them to accumulate as unsecured administrative claims, which allows estate professionals and the proposed CRO, and Debtors’ counsel who has long exhausted their original retainer, to remain engaged in the Debtors’ reorganization.</w:t>
        </w:r>
      </w:ins>
      <w:commentRangeEnd w:id="41"/>
      <w:r>
        <w:rPr>
          <w:rStyle w:val="CommentReference"/>
        </w:rPr>
        <w:commentReference w:id="41"/>
      </w:r>
      <w:r>
        <w:t xml:space="preserve"/>
      </w:r>
    </w:p>
    <w:p w14:paraId="3928DE0D" w14:textId="77777777" w:rsidR="0031050A" w:rsidRDefault="00CB1A99">
      <w:pPr>
        <w:spacing w:before="60" w:line="480" w:lineRule="auto"/>
      </w:pPr>
      <w:r>
        <w:rPr>
          <w:b/>
          <w:bCs/>
        </w:rPr>
        <w:t>C. The Commitment and the Budget</w:t>
      </w:r>
    </w:p>
    <w:p w14:paraId="6FDB6393" w14:textId="77777777" w:rsidR="0031050A" w:rsidRDefault="00CB1A99">
      <w:pPr>
        <w:spacing w:line="480" w:lineRule="auto"/>
        <w:ind w:firstLine="720"/>
        <w:jc w:val="both"/>
      </w:pPr>
      <w:r/>
      <w:del w:id="7067" w:author="David S. Jennis (red pen, decoded)" w:date="2026-07-27T00:00:00Z">
        <w:r>
          <w:delText>15.</w:delText>
        </w:r>
      </w:del>
      <w:ins w:id="7068" w:author="David S. Jennis (red pen, decoded)" w:date="2026-07-27T00:00:00Z">
        <w:r>
          <w:rPr>
            <w:highlight w:val="green"/>
          </w:rPr>
          <w:t>16.</w:t>
        </w:r>
      </w:ins>
      <w:r>
        <w:t xml:space="preserve"/>
        <w:tab/>
      </w:r>
      <w:r>
        <w:t xml:space="preserve">On July 7, 2026, 364 Capital issued the updated Commitment, which the Debtors </w:t>
      </w:r>
      <w:del w:id="9132" w:author="David S. Jennis (red pen, decoded)" w:date="2026-07-27T00:00:00Z">
        <w:r>
          <w:rPr>
            <w:highlight w:val="green"/>
          </w:rPr>
          <w:delText xml:space="preserve">have revised through proposed edits and which is attached hereto, together with its Budget, as Exhibit A.</w:delText>
        </w:r>
      </w:del>
      <w:ins w:id="9133" w:author="David S. Jennis (red pen, decoded)" w:date="2026-07-27T00:00:00Z">
        <w:r>
          <w:rPr>
            <w:highlight w:val="green"/>
          </w:rPr>
          <w:t xml:space="preserve">have revised through proposed edits and attached hereto, together with the Budget, as Exhibit A.</w:t>
        </w:r>
      </w:ins>
      <w:r>
        <w:t xml:space="preserve"> The updated Commitment supersedes 364 Capital’s prior commitment dated June 17, 2026, and increases the facility from $3,660,000 to $12,074,869 </w:t>
      </w:r>
      <w:del w:id="9134" w:author="David S. Jennis (red pen, decoded)" w:date="2026-07-27T00:00:00Z">
        <w:r>
          <w:rPr>
            <w:highlight w:val="green"/>
          </w:rPr>
          <w:delText xml:space="preserve">to fund the completion of the Building 1 condominium units and the IBCP interest reserve described below.</w:delText>
        </w:r>
      </w:del>
      <w:ins w:id="9135" w:author="David S. Jennis (red pen, decoded)" w:date="2026-07-27T00:00:00Z">
        <w:r>
          <w:rPr>
            <w:highlight w:val="green"/>
          </w:rPr>
          <w:t xml:space="preserve">to fund the completion of the Condo Building 1 condominium units and provides the IBCP interest reserve.</w:t>
        </w:r>
      </w:ins>
      <w:r>
        <w:t xml:space="preserve"> The Commitment requires, as a condition to the DIP Lender’s obligations, </w:t>
      </w:r>
      <w:del w:id="9136" w:author="David S. Jennis (red pen, decoded)" w:date="2026-07-27T00:00:00Z">
        <w:r>
          <w:rPr>
            <w:highlight w:val="green"/>
          </w:rPr>
          <w:delText xml:space="preserve">that the Borrowers file with this Court a motion requesting approval of the DIP Loan and the lien priorities described in the Commitment, with a copy</w:delText>
        </w:r>
      </w:del>
      <w:ins w:id="9137" w:author="David S. Jennis (red pen, decoded)" w:date="2026-07-27T00:00:00Z">
        <w:r>
          <w:rPr>
            <w:highlight w:val="green"/>
          </w:rPr>
          <w:t xml:space="preserve">that the Borrowers file a motion requesting approval of the DIP Loan, with a copy</w:t>
        </w:r>
      </w:ins>
      <w:r>
        <w:t xml:space="preserve"> of the Commitment attached. This Motion satisfies that condition. The Commitment expires by its terms on August 30, 2026 at 5:00 p.m. EST, and funding occurs only upon entry of the Final Order and satisfaction of the conditions in </w:t>
      </w:r>
      <w:del w:id="9138" w:author="David S. Jennis (red pen, decoded)" w:date="2026-07-27T00:00:00Z">
        <w:r>
          <w:rPr>
            <w:highlight w:val="yellow"/>
          </w:rPr>
          <w:delText xml:space="preserve">the Commitment — there is no interim draw.</w:delText>
        </w:r>
      </w:del>
      <w:commentRangeStart w:id="42"/>
      <w:ins w:id="9139" w:author="David S. Jennis (red pen, decoded)" w:date="2026-07-27T00:00:00Z">
        <w:r>
          <w:rPr>
            <w:highlight w:val="yellow"/>
          </w:rPr>
          <w:t xml:space="preserve">the Commitment. The Debtors were, unfortunately, unable to negotiate any interim draw to provide some relief to the estate professionals.</w:t>
        </w:r>
      </w:ins>
      <w:commentRangeEnd w:id="42"/>
      <w:r>
        <w:rPr>
          <w:rStyle w:val="CommentReference"/>
        </w:rPr>
        <w:commentReference w:id="42"/>
      </w:r>
      <w:r>
        <w:t xml:space="preserve"/>
      </w:r>
    </w:p>
    <w:p w14:paraId="4E87E9D9" w14:textId="77777777" w:rsidR="0031050A" w:rsidRDefault="00CB1A99">
      <w:pPr>
        <w:spacing w:line="480" w:lineRule="auto"/>
        <w:ind w:firstLine="720"/>
        <w:jc w:val="both"/>
      </w:pPr>
      <w:r/>
      <w:del w:id="7065" w:author="David S. Jennis (red pen, decoded)" w:date="2026-07-27T00:00:00Z">
        <w:r>
          <w:delText>16.</w:delText>
        </w:r>
      </w:del>
      <w:ins w:id="7066" w:author="David S. Jennis (red pen, decoded)" w:date="2026-07-27T00:00:00Z">
        <w:r>
          <w:rPr>
            <w:highlight w:val="green"/>
          </w:rPr>
          <w:t>17.</w:t>
        </w:r>
      </w:ins>
      <w:r>
        <w:t xml:space="preserve"/>
        <w:tab/>
        <w:t>The Budget allocates the full $12,074,869 Maximum Loan Amount across four categories: professional fees ($879,350, as stated in the Budget), hard costs to complete the Building 1 condominium units and related common areas ($5,000,000), other required items including construction management, estimated closing costs, and contingency ($555,019), and DIP Lender fees and interest reserves — including the $5,000,000 IBCP interest reserve and the estimated thirty-month interest reserve on the DIP Loan — of $5,640,500 in the aggregate. The Budget may be modified only as approved by the DIP Lender on or before the date of the hearing on this Motion. At Closing, the DIP Lender will not advance the Budget line items that are capitalized for the benefit of the Borrowers and due to the DIP Lender — the Commitment Fee, the Servicing Fee, the Interest Reserve, and the Deferred Fee (the “Holdbacks”) — which are netted from the funding.</w:t>
      </w:r>
    </w:p>
    <w:p w14:paraId="4F2315CE" w14:textId="77777777" w:rsidR="0031050A" w:rsidRDefault="00CB1A99">
      <w:pPr>
        <w:spacing w:line="480" w:lineRule="auto"/>
        <w:ind w:firstLine="720"/>
        <w:jc w:val="both"/>
      </w:pPr>
      <w:r/>
      <w:del w:id="7063" w:author="David S. Jennis (red pen, decoded)" w:date="2026-07-27T00:00:00Z">
        <w:r>
          <w:delText>17.</w:delText>
        </w:r>
      </w:del>
      <w:ins w:id="7064" w:author="David S. Jennis (red pen, decoded)" w:date="2026-07-27T00:00:00Z">
        <w:r>
          <w:rPr>
            <w:highlight w:val="green"/>
          </w:rPr>
          <w:t>18.</w:t>
        </w:r>
      </w:ins>
      <w:r>
        <w:t xml:space="preserve"/>
        <w:tab/>
      </w:r>
      <w:r>
        <w:t xml:space="preserve">The DIP Loan proceeds will be used in accordance with the Budget. The DIP Loan </w:t>
      </w:r>
      <w:del w:id="9140" w:author="David S. Jennis (red pen, decoded)" w:date="2026-07-27T00:00:00Z">
        <w:r>
          <w:rPr>
            <w:highlight w:val="green"/>
          </w:rPr>
          <w:delText xml:space="preserve">funds completion construction of the 34 unsold Building 1 condominium units and their common areas; it does not fund general marina</w:delText>
        </w:r>
      </w:del>
      <w:ins w:id="9141" w:author="David S. Jennis (red pen, decoded)" w:date="2026-07-27T00:00:00Z">
        <w:r>
          <w:rPr>
            <w:highlight w:val="green"/>
          </w:rPr>
          <w:t xml:space="preserve">funds completion construction of the 34 unsold Building 1 condominium units and their common areas. The DIP Loan does not fund general marina</w:t>
        </w:r>
      </w:ins>
      <w:r>
        <w:t xml:space="preserve">, hospitality, warehouse, or leasing operations, and </w:t>
      </w:r>
      <w:del w:id="9142" w:author="David S. Jennis (red pen, decoded)" w:date="2026-07-27T00:00:00Z">
        <w:r>
          <w:rPr>
            <w:highlight w:val="yellow"/>
          </w:rPr>
          <w:delText xml:space="preserve">ordinary operating costs continue to be paid from cash collateral, subject to the Debtors’ separate cash collateral motion and the protections afforded to the Debtors’ secured creditors thereunder.</w:delText>
        </w:r>
      </w:del>
      <w:commentRangeStart w:id="43"/>
      <w:ins w:id="9143" w:author="David S. Jennis (red pen, decoded)" w:date="2026-07-27T00:00:00Z">
        <w:r>
          <w:rPr>
            <w:highlight w:val="yellow"/>
          </w:rPr>
          <w:t xml:space="preserve">ordinary operating costs that must continue to be paid are the authorized use of cash collateral, subject to the separate cash collateral motions, orders and the cost sharing contemplated in the Interim Settlement Agreement Term Sheet.</w:t>
        </w:r>
      </w:ins>
      <w:commentRangeEnd w:id="43"/>
      <w:r>
        <w:rPr>
          <w:rStyle w:val="CommentReference"/>
        </w:rPr>
        <w:commentReference w:id="43"/>
      </w:r>
      <w:r>
        <w:t xml:space="preserve"> To the extent that any Budget line item is completed under budget or is otherwise not required, the unused proceeds may, with the DIP Lender’s consent, be reallocated to other expenditures approved by this Court in these Chapter 11 Cases, including items authorized under the Court’s cash collateral orders or other orders of the Court. The Chief Restructuring Officer, John Polderman, whose service is provided for under the Court-approved Interim Settlement Term Sheet, is funded through the CRO line item of the Budget.</w:t>
      </w:r>
      <w:r>
        <w:t xml:space="preserve"/>
      </w:r>
    </w:p>
    <w:p w14:paraId="10084FDD" w14:textId="77777777" w:rsidR="0031050A" w:rsidRDefault="00CB1A99">
      <w:pPr>
        <w:spacing w:before="120" w:line="480" w:lineRule="auto"/>
        <w:jc w:val="center"/>
      </w:pPr>
      <w:r>
        <w:rPr>
          <w:b/>
          <w:bCs/>
        </w:rPr>
        <w:t>IV. THE DIP LOAN — MATERIAL TERMS</w:t>
      </w:r>
    </w:p>
    <w:p w14:paraId="29EC8476" w14:textId="77777777" w:rsidR="0031050A" w:rsidRDefault="00CB1A99">
      <w:pPr>
        <w:spacing w:line="480" w:lineRule="auto"/>
        <w:ind w:firstLine="720"/>
        <w:jc w:val="both"/>
      </w:pPr>
      <w:r/>
      <w:del w:id="7061" w:author="David S. Jennis (red pen, decoded)" w:date="2026-07-27T00:00:00Z">
        <w:r>
          <w:delText>18.</w:delText>
        </w:r>
      </w:del>
      <w:ins w:id="7062" w:author="David S. Jennis (red pen, decoded)" w:date="2026-07-27T00:00:00Z">
        <w:r>
          <w:rPr>
            <w:highlight w:val="green"/>
          </w:rPr>
          <w:t>19.</w:t>
        </w:r>
      </w:ins>
      <w:r>
        <w:t xml:space="preserve"/>
        <w:tab/>
        <w:t xml:space="preserve">Pursuant to Local Rule 4001-2 and Federal Rule of Bankruptcy Procedure 4001(c)(1)(B), the Debtors summarize the material terms of the proposed DIP Loan as set forth in the Commitment attached hereto as </w:t>
      </w:r>
      <w:r>
        <w:rPr>
          <w:b/>
          <w:bCs/>
        </w:rPr>
        <w:t>Exhibit A</w:t>
      </w:r>
      <w:r>
        <w:t>. The following summary is qualified in its entirety by the Commitment and the definitive Loan Documents to be executed consistent with the Commitment:</w:t>
      </w:r>
    </w:p>
    <w:p w14:paraId="71A27F07" w14:textId="77777777" w:rsidR="0031050A" w:rsidRDefault="0031050A">
      <w:pPr>
        <w:spacing w:line="120" w:lineRule="auto"/>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050A" w14:paraId="2B36A94C" w14:textId="77777777">
        <w:tblPrEx>
          <w:tblCellMar>
            <w:top w:w="0" w:type="dxa"/>
            <w:bottom w:w="0" w:type="dxa"/>
          </w:tblCellMar>
        </w:tblPrEx>
        <w:tc>
          <w:tcPr>
            <w:tcW w:w="2400" w:type="dxa"/>
            <w:tcMar>
              <w:top w:w="60" w:type="dxa"/>
              <w:left w:w="100" w:type="dxa"/>
              <w:bottom w:w="60" w:type="dxa"/>
              <w:right w:w="100" w:type="dxa"/>
            </w:tcMar>
          </w:tcPr>
          <w:p w14:paraId="01F0196C" w14:textId="77777777" w:rsidR="0031050A" w:rsidRDefault="00CB1A99">
            <w:pPr>
              <w:spacing w:after="40"/>
            </w:pPr>
            <w:r>
              <w:rPr>
                <w:b/>
                <w:bCs/>
                <w:sz w:val="22"/>
                <w:szCs w:val="22"/>
              </w:rPr>
              <w:t>Borrowers</w:t>
            </w:r>
          </w:p>
        </w:tc>
        <w:tc>
          <w:tcPr>
            <w:tcW w:w="6960" w:type="dxa"/>
            <w:tcMar>
              <w:top w:w="60" w:type="dxa"/>
              <w:left w:w="100" w:type="dxa"/>
              <w:bottom w:w="60" w:type="dxa"/>
              <w:right w:w="100" w:type="dxa"/>
            </w:tcMar>
          </w:tcPr>
          <w:p w14:paraId="730BEAAB" w14:textId="77777777" w:rsidR="0031050A" w:rsidRDefault="00CB1A99">
            <w:pPr>
              <w:spacing w:after="40"/>
            </w:pPr>
            <w:r>
              <w:rPr>
                <w:sz w:val="22"/>
                <w:szCs w:val="22"/>
              </w:rPr>
              <w:t>Adelaide Pointe QOZB, LLC, Adelaide Pointe Boaters Services, LLC, and Adelaide Pointe Building 1, LLC, jointly and severally, as debtors-in-possession (the “Borrowers”).</w:t>
            </w:r>
          </w:p>
        </w:tc>
      </w:tr>
      <w:tr w:rsidR="0031050A" w14:paraId="0E5BF4A0" w14:textId="77777777">
        <w:tblPrEx>
          <w:tblCellMar>
            <w:top w:w="0" w:type="dxa"/>
            <w:bottom w:w="0" w:type="dxa"/>
          </w:tblCellMar>
        </w:tblPrEx>
        <w:tc>
          <w:tcPr>
            <w:tcW w:w="2400" w:type="dxa"/>
            <w:tcMar>
              <w:top w:w="60" w:type="dxa"/>
              <w:left w:w="100" w:type="dxa"/>
              <w:bottom w:w="60" w:type="dxa"/>
              <w:right w:w="100" w:type="dxa"/>
            </w:tcMar>
          </w:tcPr>
          <w:p w14:paraId="6B0986B9" w14:textId="77777777" w:rsidR="0031050A" w:rsidRDefault="00CB1A99">
            <w:pPr>
              <w:spacing w:after="40"/>
            </w:pPr>
            <w:r>
              <w:rPr>
                <w:b/>
                <w:bCs/>
                <w:sz w:val="22"/>
                <w:szCs w:val="22"/>
              </w:rPr>
              <w:t>DIP Lender</w:t>
            </w:r>
          </w:p>
        </w:tc>
        <w:tc>
          <w:tcPr>
            <w:tcW w:w="6960" w:type="dxa"/>
            <w:tcMar>
              <w:top w:w="60" w:type="dxa"/>
              <w:left w:w="100" w:type="dxa"/>
              <w:bottom w:w="60" w:type="dxa"/>
              <w:right w:w="100" w:type="dxa"/>
            </w:tcMar>
          </w:tcPr>
          <w:p w14:paraId="6782574C" w14:textId="77777777" w:rsidR="0031050A" w:rsidRDefault="00CB1A99">
            <w:pPr>
              <w:spacing w:after="40"/>
            </w:pPr>
            <w:r>
              <w:rPr>
                <w:sz w:val="22"/>
                <w:szCs w:val="22"/>
              </w:rPr>
              <w:t>364 Capital, LLC, a Delaware limited liability company, and/or its participants or assigns, acting through 364 Manager, LLC and its Managing Member, Renzo Renzi. 364 Capital is a specialty post-petition financing source. The Debtors and 364 Capital have no prior or affiliated relationship; the DIP Loan is the product of arm’s-length negotiation following the marketing process described in Section VI. The DIP Lender may assign or participate the DIP Loan.</w:t>
            </w:r>
          </w:p>
        </w:tc>
      </w:tr>
      <w:tr w:rsidR="0031050A" w14:paraId="01F11A2A" w14:textId="77777777">
        <w:tblPrEx>
          <w:tblCellMar>
            <w:top w:w="0" w:type="dxa"/>
            <w:bottom w:w="0" w:type="dxa"/>
          </w:tblCellMar>
        </w:tblPrEx>
        <w:tc>
          <w:tcPr>
            <w:tcW w:w="2400" w:type="dxa"/>
            <w:tcMar>
              <w:top w:w="60" w:type="dxa"/>
              <w:left w:w="100" w:type="dxa"/>
              <w:bottom w:w="60" w:type="dxa"/>
              <w:right w:w="100" w:type="dxa"/>
            </w:tcMar>
          </w:tcPr>
          <w:p w14:paraId="78C454D2" w14:textId="77777777" w:rsidR="0031050A" w:rsidRDefault="00CB1A99">
            <w:pPr>
              <w:spacing w:after="40"/>
            </w:pPr>
            <w:r>
              <w:rPr>
                <w:b/>
                <w:bCs/>
                <w:sz w:val="22"/>
                <w:szCs w:val="22"/>
              </w:rPr>
              <w:t>Facility Amount</w:t>
            </w:r>
          </w:p>
        </w:tc>
        <w:tc>
          <w:tcPr>
            <w:tcW w:w="6960" w:type="dxa"/>
            <w:tcMar>
              <w:top w:w="60" w:type="dxa"/>
              <w:left w:w="100" w:type="dxa"/>
              <w:bottom w:w="60" w:type="dxa"/>
              <w:right w:w="100" w:type="dxa"/>
            </w:tcMar>
          </w:tcPr>
          <w:p w14:paraId="1EF6ED0F" w14:textId="77777777" w:rsidR="0031050A" w:rsidRDefault="00CB1A99">
            <w:pPr>
              <w:spacing w:after="40"/>
            </w:pPr>
            <w:r>
              <w:rPr>
                <w:sz w:val="22"/>
                <w:szCs w:val="22"/>
              </w:rPr>
              <w:t>A secured super-priority debtor-in-possession term loan of up to $12,074,869 (the “Maximum Loan Amount”).</w:t>
            </w:r>
          </w:p>
        </w:tc>
      </w:tr>
      <w:tr w:rsidR="0031050A" w14:paraId="142E3CC3" w14:textId="77777777">
        <w:tblPrEx>
          <w:tblCellMar>
            <w:top w:w="0" w:type="dxa"/>
            <w:bottom w:w="0" w:type="dxa"/>
          </w:tblCellMar>
        </w:tblPrEx>
        <w:tc>
          <w:tcPr>
            <w:tcW w:w="2400" w:type="dxa"/>
            <w:tcMar>
              <w:top w:w="60" w:type="dxa"/>
              <w:left w:w="100" w:type="dxa"/>
              <w:bottom w:w="60" w:type="dxa"/>
              <w:right w:w="100" w:type="dxa"/>
            </w:tcMar>
          </w:tcPr>
          <w:p w14:paraId="19857C33" w14:textId="77777777" w:rsidR="0031050A" w:rsidRDefault="00CB1A99">
            <w:pPr>
              <w:spacing w:after="40"/>
            </w:pPr>
            <w:r>
              <w:rPr>
                <w:b/>
                <w:bCs/>
                <w:sz w:val="22"/>
                <w:szCs w:val="22"/>
              </w:rPr>
              <w:t>Funding / Advances</w:t>
            </w:r>
          </w:p>
        </w:tc>
        <w:tc>
          <w:tcPr>
            <w:tcW w:w="6960" w:type="dxa"/>
            <w:tcMar>
              <w:top w:w="60" w:type="dxa"/>
              <w:left w:w="100" w:type="dxa"/>
              <w:bottom w:w="60" w:type="dxa"/>
              <w:right w:w="100" w:type="dxa"/>
            </w:tcMar>
          </w:tcPr>
          <w:p w14:paraId="30FA7A2F" w14:textId="77777777" w:rsidR="0031050A" w:rsidRDefault="00CB1A99">
            <w:pPr>
              <w:spacing w:after="40"/>
            </w:pPr>
            <w:r>
              <w:rPr>
                <w:sz w:val="22"/>
                <w:szCs w:val="22"/>
              </w:rPr>
              <w:t>Funding occurs only upon entry of the Final Order and satisfaction of the conditions in the Commitment; there is no interim draw. The initial advance at Closing is net of the Holdbacks (Commitment Fee, Servicing Fee, Interest Reserve, and Deferred Fee). Subsequent Advances are subject to the conditions precedent set forth in the Commitment, including budget compliance, third-party inspector approval where applicable, lien waivers for post-petition work, and title continuation.</w:t>
            </w:r>
          </w:p>
        </w:tc>
      </w:tr>
      <w:tr w:rsidR="0031050A" w14:paraId="12198DFD" w14:textId="77777777">
        <w:tblPrEx>
          <w:tblCellMar>
            <w:top w:w="0" w:type="dxa"/>
            <w:bottom w:w="0" w:type="dxa"/>
          </w:tblCellMar>
        </w:tblPrEx>
        <w:tc>
          <w:tcPr>
            <w:tcW w:w="2400" w:type="dxa"/>
            <w:tcMar>
              <w:top w:w="60" w:type="dxa"/>
              <w:left w:w="100" w:type="dxa"/>
              <w:bottom w:w="60" w:type="dxa"/>
              <w:right w:w="100" w:type="dxa"/>
            </w:tcMar>
          </w:tcPr>
          <w:p w14:paraId="4CDDB697" w14:textId="77777777" w:rsidR="0031050A" w:rsidRDefault="00CB1A99">
            <w:pPr>
              <w:spacing w:after="40"/>
            </w:pPr>
            <w:r>
              <w:rPr>
                <w:b/>
                <w:bCs/>
                <w:sz w:val="22"/>
                <w:szCs w:val="22"/>
              </w:rPr>
              <w:t>Use of Proceeds</w:t>
            </w:r>
          </w:p>
        </w:tc>
        <w:tc>
          <w:tcPr>
            <w:tcW w:w="6960" w:type="dxa"/>
            <w:tcMar>
              <w:top w:w="60" w:type="dxa"/>
              <w:left w:w="100" w:type="dxa"/>
              <w:bottom w:w="60" w:type="dxa"/>
              <w:right w:w="100" w:type="dxa"/>
            </w:tcMar>
          </w:tcPr>
          <w:p w14:paraId="70B2B012" w14:textId="77777777" w:rsidR="0031050A" w:rsidRDefault="00CB1A99">
            <w:pPr>
              <w:spacing w:after="40"/>
            </w:pPr>
            <w:r>
              <w:rPr>
                <w:sz w:val="22"/>
                <w:szCs w:val="22"/>
              </w:rPr>
              <w:t>In accordance with the Budget attached to the Commitment as its Exhibit A, summarized in Part V below. The Budget may be modified only as approved by the DIP Lender on or before the date of the hearing on this Motion. Unused or under-budget line-item proceeds may, with the DIP Lender’s consent, be reallocated to other expenditures approved by the Court in these Chapter 11 Cases, including items authorized under the Court’s cash collateral orders or other orders of the Court.</w:t>
            </w:r>
          </w:p>
        </w:tc>
      </w:tr>
      <w:tr w:rsidR="0031050A" w14:paraId="30D91125" w14:textId="77777777">
        <w:tblPrEx>
          <w:tblCellMar>
            <w:top w:w="0" w:type="dxa"/>
            <w:bottom w:w="0" w:type="dxa"/>
          </w:tblCellMar>
        </w:tblPrEx>
        <w:tc>
          <w:tcPr>
            <w:tcW w:w="2400" w:type="dxa"/>
            <w:tcMar>
              <w:top w:w="60" w:type="dxa"/>
              <w:left w:w="100" w:type="dxa"/>
              <w:bottom w:w="60" w:type="dxa"/>
              <w:right w:w="100" w:type="dxa"/>
            </w:tcMar>
          </w:tcPr>
          <w:p w14:paraId="7968E884" w14:textId="77777777" w:rsidR="0031050A" w:rsidRDefault="00CB1A99">
            <w:pPr>
              <w:spacing w:after="40"/>
            </w:pPr>
            <w:r>
              <w:rPr>
                <w:b/>
                <w:bCs/>
                <w:sz w:val="22"/>
                <w:szCs w:val="22"/>
              </w:rPr>
              <w:t>Interest Rate</w:t>
            </w:r>
          </w:p>
        </w:tc>
        <w:tc>
          <w:tcPr>
            <w:tcW w:w="6960" w:type="dxa"/>
            <w:tcMar>
              <w:top w:w="60" w:type="dxa"/>
              <w:left w:w="100" w:type="dxa"/>
              <w:bottom w:w="60" w:type="dxa"/>
              <w:right w:w="100" w:type="dxa"/>
            </w:tcMar>
          </w:tcPr>
          <w:p w14:paraId="48AD0657" w14:textId="77777777" w:rsidR="0031050A" w:rsidRDefault="00CB1A99">
            <w:pPr>
              <w:spacing w:after="40"/>
            </w:pPr>
            <w:r>
              <w:rPr>
                <w:sz w:val="22"/>
                <w:szCs w:val="22"/>
              </w:rPr>
              <w:t>12.50% per annum (the “Contract Rate”); interest-only payments monthly in arrears, computed on a 30-day month / 360-day year, and paid first from the Interest Reserve Account. The DIP Lender earns a minimum of 180 days of interest on the Maximum Loan Amount from Closing. Upon an event of default, interest accrues at the lower of the Contract Rate plus 6.00% or the maximum lawful rate (the “Default Rate”).</w:t>
            </w:r>
          </w:p>
        </w:tc>
      </w:tr>
      <w:tr w:rsidR="0031050A" w14:paraId="0BD06205" w14:textId="77777777">
        <w:tblPrEx>
          <w:tblCellMar>
            <w:top w:w="0" w:type="dxa"/>
            <w:bottom w:w="0" w:type="dxa"/>
          </w:tblCellMar>
        </w:tblPrEx>
        <w:tc>
          <w:tcPr>
            <w:tcW w:w="2400" w:type="dxa"/>
            <w:tcMar>
              <w:top w:w="60" w:type="dxa"/>
              <w:left w:w="100" w:type="dxa"/>
              <w:bottom w:w="60" w:type="dxa"/>
              <w:right w:w="100" w:type="dxa"/>
            </w:tcMar>
          </w:tcPr>
          <w:p w14:paraId="1273949B" w14:textId="77777777" w:rsidR="0031050A" w:rsidRDefault="00CB1A99">
            <w:pPr>
              <w:spacing w:after="40"/>
            </w:pPr>
            <w:r>
              <w:rPr>
                <w:b/>
                <w:bCs/>
                <w:sz w:val="22"/>
                <w:szCs w:val="22"/>
              </w:rPr>
              <w:t>Maturity</w:t>
            </w:r>
          </w:p>
        </w:tc>
        <w:tc>
          <w:tcPr>
            <w:tcW w:w="6960" w:type="dxa"/>
            <w:tcMar>
              <w:top w:w="60" w:type="dxa"/>
              <w:left w:w="100" w:type="dxa"/>
              <w:bottom w:w="60" w:type="dxa"/>
              <w:right w:w="100" w:type="dxa"/>
            </w:tcMar>
          </w:tcPr>
          <w:p w14:paraId="7718C1D1" w14:textId="77777777" w:rsidR="0031050A" w:rsidRDefault="00CB1A99">
            <w:pPr>
              <w:spacing w:after="40"/>
            </w:pPr>
            <w:r>
              <w:rPr>
                <w:sz w:val="22"/>
                <w:szCs w:val="22"/>
              </w:rPr>
              <w:t>Thirty (30) months from Closing (the “Maturity Date”). The Borrowers have the option, provided no uncured defaults exist, to extend the Maturity Date by an additional twelve (12) months. No extension fee or extension servicing fee applies.</w:t>
            </w:r>
          </w:p>
        </w:tc>
      </w:tr>
      <w:tr w:rsidR="0031050A" w14:paraId="4B195BC3" w14:textId="77777777">
        <w:tblPrEx>
          <w:tblCellMar>
            <w:top w:w="0" w:type="dxa"/>
            <w:bottom w:w="0" w:type="dxa"/>
          </w:tblCellMar>
        </w:tblPrEx>
        <w:tc>
          <w:tcPr>
            <w:tcW w:w="2400" w:type="dxa"/>
            <w:tcMar>
              <w:top w:w="60" w:type="dxa"/>
              <w:left w:w="100" w:type="dxa"/>
              <w:bottom w:w="60" w:type="dxa"/>
              <w:right w:w="100" w:type="dxa"/>
            </w:tcMar>
          </w:tcPr>
          <w:p w14:paraId="544D0D4B" w14:textId="77777777" w:rsidR="0031050A" w:rsidRDefault="00CB1A99">
            <w:pPr>
              <w:spacing w:after="40"/>
            </w:pPr>
            <w:r>
              <w:rPr>
                <w:b/>
                <w:bCs/>
                <w:sz w:val="22"/>
                <w:szCs w:val="22"/>
              </w:rPr>
              <w:t>Fees</w:t>
            </w:r>
          </w:p>
        </w:tc>
        <w:tc>
          <w:tcPr>
            <w:tcW w:w="6960" w:type="dxa"/>
            <w:tcMar>
              <w:top w:w="60" w:type="dxa"/>
              <w:left w:w="100" w:type="dxa"/>
              <w:bottom w:w="60" w:type="dxa"/>
              <w:right w:w="100" w:type="dxa"/>
            </w:tcMar>
          </w:tcPr>
          <w:p w14:paraId="2B03C7EB" w14:textId="77777777" w:rsidR="0031050A" w:rsidRDefault="00CB1A99">
            <w:pPr>
              <w:spacing w:after="40"/>
            </w:pPr>
            <w:r>
              <w:rPr>
                <w:sz w:val="22"/>
                <w:szCs w:val="22"/>
              </w:rPr>
              <w:t>Commitment Fee of $146,400 and loan servicing fee of $36,600, each due and fully earned at Closing in the fixed amounts set forth in the Budget; Deferred Fee of $75,000 and Phase II fee of $50,000 (Holdback and Budget items); default-period servicing fee of $2,500 per month until cure; and reimbursement of the DIP Lender’s reasonable expenses, including counsel fees capped at $800 per hour, which Lender Expenses may be capitalized to principal. A $75,000 Application Fee was paid to the DIP Lender by a third-party remitter from non-estate funds; it is neither an obligation of the Debtors nor an asset of the estates.</w:t>
            </w:r>
          </w:p>
        </w:tc>
      </w:tr>
      <w:tr w:rsidR="0031050A" w14:paraId="126E5771" w14:textId="77777777">
        <w:tblPrEx>
          <w:tblCellMar>
            <w:top w:w="0" w:type="dxa"/>
            <w:bottom w:w="0" w:type="dxa"/>
          </w:tblCellMar>
        </w:tblPrEx>
        <w:tc>
          <w:tcPr>
            <w:tcW w:w="2400" w:type="dxa"/>
            <w:tcMar>
              <w:top w:w="60" w:type="dxa"/>
              <w:left w:w="100" w:type="dxa"/>
              <w:bottom w:w="60" w:type="dxa"/>
              <w:right w:w="100" w:type="dxa"/>
            </w:tcMar>
          </w:tcPr>
          <w:p w14:paraId="26E21611" w14:textId="77777777" w:rsidR="0031050A" w:rsidRDefault="00CB1A99">
            <w:pPr>
              <w:spacing w:after="40"/>
            </w:pPr>
            <w:r>
              <w:rPr>
                <w:b/>
                <w:bCs/>
                <w:sz w:val="22"/>
                <w:szCs w:val="22"/>
              </w:rPr>
              <w:t>Stand-by Fee</w:t>
            </w:r>
          </w:p>
        </w:tc>
        <w:tc>
          <w:tcPr>
            <w:tcW w:w="6960" w:type="dxa"/>
            <w:tcMar>
              <w:top w:w="60" w:type="dxa"/>
              <w:left w:w="100" w:type="dxa"/>
              <w:bottom w:w="60" w:type="dxa"/>
              <w:right w:w="100" w:type="dxa"/>
            </w:tcMar>
          </w:tcPr>
          <w:p w14:paraId="4A7555EE" w14:textId="77777777" w:rsidR="0031050A" w:rsidRDefault="00CB1A99">
            <w:pPr>
              <w:spacing w:after="40"/>
            </w:pPr>
            <w:r>
              <w:rPr>
                <w:sz w:val="22"/>
                <w:szCs w:val="22"/>
              </w:rPr>
              <w:t>If, after entry of the Final Order, the Borrowers elect not to close, the Court authorizes and the Borrowers consummate alternative financing, or the Borrowers fail to satisfy material Conditions, the DIP Lender earns a stand-by fee of 4.00% of the Maximum Loan Amount, allowed as an administrative expense; if the Borrowers obtain financing from a competing lender, the competing lender pays the stand-by fee in cash at its closing. No stand-by fee applies if the DIP Lender elects not to close.</w:t>
            </w:r>
          </w:p>
        </w:tc>
      </w:tr>
      <w:tr w:rsidR="0031050A" w14:paraId="29CA6898" w14:textId="77777777">
        <w:tblPrEx>
          <w:tblCellMar>
            <w:top w:w="0" w:type="dxa"/>
            <w:bottom w:w="0" w:type="dxa"/>
          </w:tblCellMar>
        </w:tblPrEx>
        <w:tc>
          <w:tcPr>
            <w:tcW w:w="2400" w:type="dxa"/>
            <w:tcMar>
              <w:top w:w="60" w:type="dxa"/>
              <w:left w:w="100" w:type="dxa"/>
              <w:bottom w:w="60" w:type="dxa"/>
              <w:right w:w="100" w:type="dxa"/>
            </w:tcMar>
          </w:tcPr>
          <w:p w14:paraId="2E1D4492" w14:textId="77777777" w:rsidR="0031050A" w:rsidRDefault="00CB1A99">
            <w:pPr>
              <w:spacing w:after="40"/>
            </w:pPr>
            <w:r>
              <w:rPr>
                <w:b/>
                <w:bCs/>
                <w:sz w:val="22"/>
                <w:szCs w:val="22"/>
              </w:rPr>
              <w:t>Priority</w:t>
            </w:r>
          </w:p>
        </w:tc>
        <w:tc>
          <w:tcPr>
            <w:tcW w:w="6960" w:type="dxa"/>
            <w:tcMar>
              <w:top w:w="60" w:type="dxa"/>
              <w:left w:w="100" w:type="dxa"/>
              <w:bottom w:w="60" w:type="dxa"/>
              <w:right w:w="100" w:type="dxa"/>
            </w:tcMar>
          </w:tcPr>
          <w:p w14:paraId="33DC698F" w14:textId="77777777" w:rsidR="0031050A" w:rsidRDefault="00CB1A99">
            <w:pPr>
              <w:spacing w:after="40"/>
            </w:pPr>
            <w:r>
              <w:rPr>
                <w:sz w:val="22"/>
                <w:szCs w:val="22"/>
              </w:rPr>
              <w:t>Super-priority administrative expense status pursuant to sections 364(c)(1), 503(b), and 507(b), with priority over all other administrative expense claims, subject only to fees payable to the Clerk of the Bankruptcy Court and the Office of the United States Trustee (the “Carve Out”). The Final Order will provide that the DIP Lender’s liens and claims are not subject to surcharge under section 506(c) or otherwise.</w:t>
            </w:r>
          </w:p>
        </w:tc>
      </w:tr>
      <w:tr w:rsidR="0031050A" w14:paraId="35EBA031" w14:textId="77777777">
        <w:tblPrEx>
          <w:tblCellMar>
            <w:top w:w="0" w:type="dxa"/>
            <w:bottom w:w="0" w:type="dxa"/>
          </w:tblCellMar>
        </w:tblPrEx>
        <w:tc>
          <w:tcPr>
            <w:tcW w:w="2400" w:type="dxa"/>
            <w:tcMar>
              <w:top w:w="60" w:type="dxa"/>
              <w:left w:w="100" w:type="dxa"/>
              <w:bottom w:w="60" w:type="dxa"/>
              <w:right w:w="100" w:type="dxa"/>
            </w:tcMar>
          </w:tcPr>
          <w:p w14:paraId="551B5A4C" w14:textId="77777777" w:rsidR="0031050A" w:rsidRDefault="00CB1A99">
            <w:pPr>
              <w:spacing w:after="40"/>
            </w:pPr>
            <w:r>
              <w:rPr>
                <w:b/>
                <w:bCs/>
                <w:sz w:val="22"/>
                <w:szCs w:val="22"/>
              </w:rPr>
              <w:t>Security</w:t>
            </w:r>
          </w:p>
        </w:tc>
        <w:tc>
          <w:tcPr>
            <w:tcW w:w="6960" w:type="dxa"/>
            <w:tcMar>
              <w:top w:w="60" w:type="dxa"/>
              <w:left w:w="100" w:type="dxa"/>
              <w:bottom w:w="60" w:type="dxa"/>
              <w:right w:w="100" w:type="dxa"/>
            </w:tcMar>
          </w:tcPr>
          <w:p w14:paraId="1563EF9A" w14:textId="77777777" w:rsidR="0031050A" w:rsidRDefault="00CB1A99">
            <w:pPr>
              <w:spacing w:after="40"/>
            </w:pPr>
            <w:r>
              <w:rPr>
                <w:sz w:val="22"/>
                <w:szCs w:val="22"/>
              </w:rPr>
            </w:r>
            <w:r>
              <w:rPr>
                <w:sz w:val="22"/>
                <w:szCs w:val="22"/>
              </w:rPr>
              <w:t xml:space="preserve">Senior first-priority priming mortgage liens and security interests pursuant to sections 364(d) and 364(c)(2) on the Collateral: the real property located at 1204 West Western Avenue, 901 Adelaide Circle, and 400 Adelaide Circle, Muskegon, Michigan 49441, together with vacant land on the Adelaide Pointe campus and all improvements now or hereafter located thereon, and the Borrowers’ personal property (including furniture, fixtures, and equipment, permits and licenses, accounts receivable, leasehold rights, third-party contracts, and plans and specifications), senior to all pre-petition and post-petition liens and interests (senior to tax liens other than ad valorem taxes for 2025 and subsequent years). The Collateral EXCLUDES the estates’ claims and causes of action under sections 502(d), 506, 510, 542, 544, 545, 547, 548, 549, 550, 551, 552, and 553 of the Bankruptcy Code, fraudulent-transfer and preference claims under applicable law, </w:t>
            </w:r>
            <w:r>
              <w:rPr>
                <w:sz w:val="22"/>
                <w:szCs w:val="22"/>
              </w:rPr>
              <w:t xml:space="preserve">and all other pending or future causes of action and their proceeds (other than proceeds in the form of real property).</w:t>
            </w:r>
            <w:r>
              <w:rPr>
                <w:sz w:val="22"/>
                <w:szCs w:val="22"/>
              </w:rPr>
              <w:t xml:space="preserve"> The DIP Loan does NOT prime the first-position lien of Lake Michigan Credit Union on the Hall Street property, does NOT prime any lien on the Waterland Commerce property, and does not prime the position of any other pre-petition secured creditor.</w:t>
            </w:r>
            <w:r>
              <w:rPr>
                <w:sz w:val="22"/>
                <w:szCs w:val="22"/>
              </w:rPr>
              <w:t xml:space="preserve"/>
            </w:r>
          </w:p>
        </w:tc>
      </w:tr>
      <w:tr w:rsidR="0031050A" w14:paraId="4963BF53" w14:textId="77777777">
        <w:tblPrEx>
          <w:tblCellMar>
            <w:top w:w="0" w:type="dxa"/>
            <w:bottom w:w="0" w:type="dxa"/>
          </w:tblCellMar>
        </w:tblPrEx>
        <w:tc>
          <w:tcPr>
            <w:tcW w:w="2400" w:type="dxa"/>
            <w:tcMar>
              <w:top w:w="60" w:type="dxa"/>
              <w:left w:w="100" w:type="dxa"/>
              <w:bottom w:w="60" w:type="dxa"/>
              <w:right w:w="100" w:type="dxa"/>
            </w:tcMar>
          </w:tcPr>
          <w:p w14:paraId="2B6D48F3" w14:textId="77777777" w:rsidR="0031050A" w:rsidRDefault="00CB1A99">
            <w:pPr>
              <w:spacing w:after="40"/>
            </w:pPr>
            <w:r>
              <w:rPr>
                <w:b/>
                <w:bCs/>
                <w:sz w:val="22"/>
                <w:szCs w:val="22"/>
              </w:rPr>
              <w:t>Guaranty</w:t>
            </w:r>
          </w:p>
        </w:tc>
        <w:tc>
          <w:tcPr>
            <w:tcW w:w="6960" w:type="dxa"/>
            <w:tcMar>
              <w:top w:w="60" w:type="dxa"/>
              <w:left w:w="100" w:type="dxa"/>
              <w:bottom w:w="60" w:type="dxa"/>
              <w:right w:w="100" w:type="dxa"/>
            </w:tcMar>
          </w:tcPr>
          <w:p w14:paraId="1A946141" w14:textId="77777777" w:rsidR="0031050A" w:rsidRDefault="00CB1A99">
            <w:pPr>
              <w:spacing w:after="40"/>
            </w:pPr>
            <w:r>
              <w:rPr>
                <w:sz w:val="22"/>
                <w:szCs w:val="22"/>
              </w:rPr>
              <w:t>None. The DIP Loan is made without any personal guaranty from Ryan M. Leestma or any other principal, member, manager, or affiliate of the Debtors, and without recourse to any non-Debtor party. The facility is underwritten to the Collateral and the Budget, preserving the personal borrowing capacity of the Debtors’ principal for the benefit of the reorganization.</w:t>
            </w:r>
          </w:p>
        </w:tc>
      </w:tr>
      <w:tr w:rsidR="0031050A" w14:paraId="2CA6A8B0" w14:textId="77777777">
        <w:tblPrEx>
          <w:tblCellMar>
            <w:top w:w="0" w:type="dxa"/>
            <w:bottom w:w="0" w:type="dxa"/>
          </w:tblCellMar>
        </w:tblPrEx>
        <w:tc>
          <w:tcPr>
            <w:tcW w:w="2400" w:type="dxa"/>
            <w:tcMar>
              <w:top w:w="60" w:type="dxa"/>
              <w:left w:w="100" w:type="dxa"/>
              <w:bottom w:w="60" w:type="dxa"/>
              <w:right w:w="100" w:type="dxa"/>
            </w:tcMar>
          </w:tcPr>
          <w:p w14:paraId="12AF9C49" w14:textId="77777777" w:rsidR="0031050A" w:rsidRDefault="00CB1A99">
            <w:pPr>
              <w:spacing w:after="40"/>
            </w:pPr>
            <w:r>
              <w:rPr>
                <w:b/>
                <w:bCs/>
                <w:sz w:val="22"/>
                <w:szCs w:val="22"/>
              </w:rPr>
              <w:t>Carve Out</w:t>
            </w:r>
          </w:p>
        </w:tc>
        <w:tc>
          <w:tcPr>
            <w:tcW w:w="6960" w:type="dxa"/>
            <w:tcMar>
              <w:top w:w="60" w:type="dxa"/>
              <w:left w:w="100" w:type="dxa"/>
              <w:bottom w:w="60" w:type="dxa"/>
              <w:right w:w="100" w:type="dxa"/>
            </w:tcMar>
          </w:tcPr>
          <w:p w14:paraId="760B5AC8" w14:textId="77777777" w:rsidR="0031050A" w:rsidRDefault="00CB1A99">
            <w:pPr>
              <w:spacing w:after="40"/>
            </w:pPr>
            <w:r>
              <w:rPr>
                <w:sz w:val="22"/>
                <w:szCs w:val="22"/>
              </w:rPr>
              <w:t>Fees payable to the Clerk of the Bankruptcy Court and the Office of the United States Trustee only.</w:t>
            </w:r>
          </w:p>
        </w:tc>
      </w:tr>
      <w:tr w:rsidR="0031050A" w14:paraId="2E995C05" w14:textId="77777777">
        <w:tblPrEx>
          <w:tblCellMar>
            <w:top w:w="0" w:type="dxa"/>
            <w:bottom w:w="0" w:type="dxa"/>
          </w:tblCellMar>
        </w:tblPrEx>
        <w:tc>
          <w:tcPr>
            <w:tcW w:w="2400" w:type="dxa"/>
            <w:tcMar>
              <w:top w:w="60" w:type="dxa"/>
              <w:left w:w="100" w:type="dxa"/>
              <w:bottom w:w="60" w:type="dxa"/>
              <w:right w:w="100" w:type="dxa"/>
            </w:tcMar>
          </w:tcPr>
          <w:p w14:paraId="10A22F59" w14:textId="77777777" w:rsidR="0031050A" w:rsidRDefault="00CB1A99">
            <w:pPr>
              <w:spacing w:after="40"/>
            </w:pPr>
            <w:r>
              <w:rPr>
                <w:b/>
                <w:bCs/>
                <w:sz w:val="22"/>
                <w:szCs w:val="22"/>
              </w:rPr>
              <w:t>Good Faith / § 364(e)</w:t>
            </w:r>
          </w:p>
        </w:tc>
        <w:tc>
          <w:tcPr>
            <w:tcW w:w="6960" w:type="dxa"/>
            <w:tcMar>
              <w:top w:w="60" w:type="dxa"/>
              <w:left w:w="100" w:type="dxa"/>
              <w:bottom w:w="60" w:type="dxa"/>
              <w:right w:w="100" w:type="dxa"/>
            </w:tcMar>
          </w:tcPr>
          <w:p w14:paraId="38FF20C8" w14:textId="77777777" w:rsidR="0031050A" w:rsidRDefault="00CB1A99">
            <w:pPr>
              <w:spacing w:after="40"/>
            </w:pPr>
            <w:r>
              <w:rPr>
                <w:sz w:val="22"/>
                <w:szCs w:val="22"/>
              </w:rPr>
              <w:t>The Final Order will include a finding that the DIP Loan is extended in good faith, entitling the DIP Lender to the protections of section 364(e), and will be effective immediately without stay.</w:t>
            </w:r>
          </w:p>
        </w:tc>
      </w:tr>
      <w:tr w:rsidR="0031050A" w14:paraId="15DEB341" w14:textId="77777777">
        <w:tblPrEx>
          <w:tblCellMar>
            <w:top w:w="0" w:type="dxa"/>
            <w:bottom w:w="0" w:type="dxa"/>
          </w:tblCellMar>
        </w:tblPrEx>
        <w:tc>
          <w:tcPr>
            <w:tcW w:w="2400" w:type="dxa"/>
            <w:tcMar>
              <w:top w:w="60" w:type="dxa"/>
              <w:left w:w="100" w:type="dxa"/>
              <w:bottom w:w="60" w:type="dxa"/>
              <w:right w:w="100" w:type="dxa"/>
            </w:tcMar>
          </w:tcPr>
          <w:p w14:paraId="4C6BEA9B" w14:textId="77777777" w:rsidR="0031050A" w:rsidRDefault="00CB1A99">
            <w:pPr>
              <w:spacing w:after="40"/>
            </w:pPr>
            <w:r>
              <w:rPr>
                <w:b/>
                <w:bCs/>
                <w:sz w:val="22"/>
                <w:szCs w:val="22"/>
              </w:rPr>
              <w:t>Conditions</w:t>
            </w:r>
          </w:p>
        </w:tc>
        <w:tc>
          <w:tcPr>
            <w:tcW w:w="6960" w:type="dxa"/>
            <w:tcMar>
              <w:top w:w="60" w:type="dxa"/>
              <w:left w:w="100" w:type="dxa"/>
              <w:bottom w:w="60" w:type="dxa"/>
              <w:right w:w="100" w:type="dxa"/>
            </w:tcMar>
          </w:tcPr>
          <w:p w14:paraId="63141E63" w14:textId="77777777" w:rsidR="0031050A" w:rsidRDefault="00CB1A99">
            <w:pPr>
              <w:spacing w:after="40"/>
            </w:pPr>
            <w:r>
              <w:rPr>
                <w:sz w:val="22"/>
                <w:szCs w:val="22"/>
              </w:rPr>
              <w:t>Include: filing of this Motion with the Commitment attached (satisfied by this filing); entry of the Final Order in form and substance acceptable to the DIP Lender, incorporating the Commitment; issuance of a lender’s title insurance commitment without lien exceptions; property insurance naming the DIP Lender; termination of any stop-work orders; an ALTA survey or update; notice to all Parties in Interest; a loan-to-value ratio not exceeding 50% of the “As Complete” value of the Collateral; no material adverse change; and satisfactory completion of the DIP Lender’s due diligence.</w:t>
            </w:r>
          </w:p>
        </w:tc>
      </w:tr>
      <w:tr w:rsidR="0031050A" w14:paraId="5980384F" w14:textId="77777777">
        <w:tblPrEx>
          <w:tblCellMar>
            <w:top w:w="0" w:type="dxa"/>
            <w:bottom w:w="0" w:type="dxa"/>
          </w:tblCellMar>
        </w:tblPrEx>
        <w:tc>
          <w:tcPr>
            <w:tcW w:w="2400" w:type="dxa"/>
            <w:tcMar>
              <w:top w:w="60" w:type="dxa"/>
              <w:left w:w="100" w:type="dxa"/>
              <w:bottom w:w="60" w:type="dxa"/>
              <w:right w:w="100" w:type="dxa"/>
            </w:tcMar>
          </w:tcPr>
          <w:p w14:paraId="1B8F7EAF" w14:textId="77777777" w:rsidR="0031050A" w:rsidRDefault="00CB1A99">
            <w:pPr>
              <w:spacing w:after="40"/>
            </w:pPr>
            <w:r>
              <w:rPr>
                <w:b/>
                <w:bCs/>
                <w:sz w:val="22"/>
                <w:szCs w:val="22"/>
              </w:rPr>
              <w:t>Covenants</w:t>
            </w:r>
          </w:p>
        </w:tc>
        <w:tc>
          <w:tcPr>
            <w:tcW w:w="6960" w:type="dxa"/>
            <w:tcMar>
              <w:top w:w="60" w:type="dxa"/>
              <w:left w:w="100" w:type="dxa"/>
              <w:bottom w:w="60" w:type="dxa"/>
              <w:right w:w="100" w:type="dxa"/>
            </w:tcMar>
          </w:tcPr>
          <w:p w14:paraId="6AFBD0A5" w14:textId="77777777" w:rsidR="0031050A" w:rsidRDefault="00CB1A99">
            <w:pPr>
              <w:spacing w:after="40"/>
            </w:pPr>
            <w:r>
              <w:rPr>
                <w:sz w:val="22"/>
                <w:szCs w:val="22"/>
              </w:rPr>
              <w:t>Include: use of proceeds in substantial compliance with the Budget (line-item overages permitted where offset by line-item savings or remaining contingency, in the DIP Lender’s reasonable discretion); monthly receipts-and-disbursements and proceeds reporting by the 15th of each month; delivery of appraisals within three business days of receipt; the Borrowers’ agreement to oppose dismissal or conversion of the Chapter 11 Cases and any competing lien or super-priority financing absent the DIP Lender’s consent; delivery to the DIP Lender of drafts of motions and plans relating to the Collateral prior to filing; and compliance with plan-filing deadlines.</w:t>
            </w:r>
          </w:p>
        </w:tc>
      </w:tr>
      <w:tr w:rsidR="0031050A" w14:paraId="056E6FF5" w14:textId="77777777">
        <w:tblPrEx>
          <w:tblCellMar>
            <w:top w:w="0" w:type="dxa"/>
            <w:bottom w:w="0" w:type="dxa"/>
          </w:tblCellMar>
        </w:tblPrEx>
        <w:tc>
          <w:tcPr>
            <w:tcW w:w="2400" w:type="dxa"/>
            <w:tcMar>
              <w:top w:w="60" w:type="dxa"/>
              <w:left w:w="100" w:type="dxa"/>
              <w:bottom w:w="60" w:type="dxa"/>
              <w:right w:w="100" w:type="dxa"/>
            </w:tcMar>
          </w:tcPr>
          <w:p w14:paraId="26FD1DF8" w14:textId="77777777" w:rsidR="0031050A" w:rsidRDefault="00CB1A99">
            <w:pPr>
              <w:spacing w:after="40"/>
            </w:pPr>
            <w:r>
              <w:rPr>
                <w:b/>
                <w:bCs/>
                <w:sz w:val="22"/>
                <w:szCs w:val="22"/>
              </w:rPr>
              <w:t>Events of Default; Remedies</w:t>
            </w:r>
          </w:p>
        </w:tc>
        <w:tc>
          <w:tcPr>
            <w:tcW w:w="6960" w:type="dxa"/>
            <w:tcMar>
              <w:top w:w="60" w:type="dxa"/>
              <w:left w:w="100" w:type="dxa"/>
              <w:bottom w:w="60" w:type="dxa"/>
              <w:right w:w="100" w:type="dxa"/>
            </w:tcMar>
          </w:tcPr>
          <w:p w14:paraId="577382D1" w14:textId="77777777" w:rsidR="0031050A" w:rsidRDefault="00CB1A99">
            <w:pPr>
              <w:spacing w:after="40"/>
            </w:pPr>
            <w:r>
              <w:rPr>
                <w:sz w:val="22"/>
                <w:szCs w:val="22"/>
              </w:rPr>
              <w:t>Customary events of default, including confirmation of a plan that does not treat the DIP Lender’s claims as provided in the Commitment (or as the DIP Lender otherwise agrees), conversion to Chapter 7, appointment of a Chapter 11 trustee or examiner with expanded powers without consent, dismissal, entry of stay relief in favor of any party as to the Collateral, transfer of Collateral, competing liens or priorities, or foreclosure actions. Upon default, the DIP Lender provides Written Notice to the Borrowers, their counsel, the U.S. Trustee, secured creditors, and any committee; parties have ten business days to cure or controvert; thereafter the DIP Lender may seek emergency stay relief on 48 hours’ notice, with the contest limited to the existence of the default.</w:t>
            </w:r>
          </w:p>
        </w:tc>
      </w:tr>
      <w:tr w:rsidR="0031050A" w14:paraId="01ECF415" w14:textId="77777777">
        <w:tblPrEx>
          <w:tblCellMar>
            <w:top w:w="0" w:type="dxa"/>
            <w:bottom w:w="0" w:type="dxa"/>
          </w:tblCellMar>
        </w:tblPrEx>
        <w:tc>
          <w:tcPr>
            <w:tcW w:w="2400" w:type="dxa"/>
            <w:tcMar>
              <w:top w:w="60" w:type="dxa"/>
              <w:left w:w="100" w:type="dxa"/>
              <w:bottom w:w="60" w:type="dxa"/>
              <w:right w:w="100" w:type="dxa"/>
            </w:tcMar>
          </w:tcPr>
          <w:p w14:paraId="78C9D049" w14:textId="77777777" w:rsidR="0031050A" w:rsidRDefault="00CB1A99">
            <w:pPr>
              <w:spacing w:after="40"/>
            </w:pPr>
            <w:r>
              <w:rPr>
                <w:b/>
                <w:bCs/>
                <w:sz w:val="22"/>
                <w:szCs w:val="22"/>
              </w:rPr>
              <w:t>Commitment Expiration</w:t>
            </w:r>
          </w:p>
        </w:tc>
        <w:tc>
          <w:tcPr>
            <w:tcW w:w="6960" w:type="dxa"/>
            <w:tcMar>
              <w:top w:w="60" w:type="dxa"/>
              <w:left w:w="100" w:type="dxa"/>
              <w:bottom w:w="60" w:type="dxa"/>
              <w:right w:w="100" w:type="dxa"/>
            </w:tcMar>
          </w:tcPr>
          <w:p w14:paraId="714868E4" w14:textId="77777777" w:rsidR="0031050A" w:rsidRDefault="00CB1A99">
            <w:pPr>
              <w:spacing w:after="40"/>
            </w:pPr>
            <w:r>
              <w:rPr>
                <w:sz w:val="22"/>
                <w:szCs w:val="22"/>
              </w:rPr>
              <w:t>The Commitment expires August 30, 2026 at 5:00 p.m. EST if not fully executed.</w:t>
            </w:r>
          </w:p>
        </w:tc>
      </w:tr>
      <w:tr w:rsidR="0031050A" w14:paraId="49B71E6A" w14:textId="77777777">
        <w:tblPrEx>
          <w:tblCellMar>
            <w:top w:w="0" w:type="dxa"/>
            <w:bottom w:w="0" w:type="dxa"/>
          </w:tblCellMar>
        </w:tblPrEx>
        <w:tc>
          <w:tcPr>
            <w:tcW w:w="2400" w:type="dxa"/>
            <w:tcMar>
              <w:top w:w="60" w:type="dxa"/>
              <w:left w:w="100" w:type="dxa"/>
              <w:bottom w:w="60" w:type="dxa"/>
              <w:right w:w="100" w:type="dxa"/>
            </w:tcMar>
          </w:tcPr>
          <w:p w14:paraId="7A5C89D7" w14:textId="77777777" w:rsidR="0031050A" w:rsidRDefault="00CB1A99">
            <w:pPr>
              <w:spacing w:after="40"/>
            </w:pPr>
            <w:r>
              <w:rPr>
                <w:b/>
                <w:bCs/>
                <w:sz w:val="22"/>
                <w:szCs w:val="22"/>
              </w:rPr>
              <w:t>Section 506(c)</w:t>
            </w:r>
          </w:p>
        </w:tc>
        <w:tc>
          <w:tcPr>
            <w:tcW w:w="6960" w:type="dxa"/>
            <w:tcMar>
              <w:top w:w="60" w:type="dxa"/>
              <w:left w:w="100" w:type="dxa"/>
              <w:bottom w:w="60" w:type="dxa"/>
              <w:right w:w="100" w:type="dxa"/>
            </w:tcMar>
          </w:tcPr>
          <w:p w14:paraId="4B20F07F" w14:textId="77777777" w:rsidR="0031050A" w:rsidRDefault="00CB1A99">
            <w:pPr>
              <w:spacing w:after="40"/>
            </w:pPr>
            <w:r>
              <w:rPr>
                <w:sz w:val="22"/>
                <w:szCs w:val="22"/>
              </w:rPr>
              <w:t>The Final Order will provide that the DIP Lender’s collateral position is not subject to surcharge under section 506(c) or otherwise. No section 506(c) waiver is granted as to any pre-petition secured creditor.</w:t>
            </w:r>
          </w:p>
        </w:tc>
      </w:tr>
      <w:tr w:rsidR="0031050A" w14:paraId="7955E724" w14:textId="77777777">
        <w:tblPrEx>
          <w:tblCellMar>
            <w:top w:w="0" w:type="dxa"/>
            <w:bottom w:w="0" w:type="dxa"/>
          </w:tblCellMar>
        </w:tblPrEx>
        <w:tc>
          <w:tcPr>
            <w:tcW w:w="2400" w:type="dxa"/>
            <w:tcMar>
              <w:top w:w="60" w:type="dxa"/>
              <w:left w:w="100" w:type="dxa"/>
              <w:bottom w:w="60" w:type="dxa"/>
              <w:right w:w="100" w:type="dxa"/>
            </w:tcMar>
          </w:tcPr>
          <w:p w14:paraId="1116A007" w14:textId="77777777" w:rsidR="0031050A" w:rsidRDefault="00CB1A99">
            <w:pPr>
              <w:spacing w:after="40"/>
            </w:pPr>
            <w:r>
              <w:rPr>
                <w:b/>
                <w:bCs/>
                <w:sz w:val="22"/>
                <w:szCs w:val="22"/>
              </w:rPr>
              <w:t>Section 552(b) Waiver</w:t>
            </w:r>
          </w:p>
        </w:tc>
        <w:tc>
          <w:tcPr>
            <w:tcW w:w="6960" w:type="dxa"/>
            <w:tcMar>
              <w:top w:w="60" w:type="dxa"/>
              <w:left w:w="100" w:type="dxa"/>
              <w:bottom w:w="60" w:type="dxa"/>
              <w:right w:w="100" w:type="dxa"/>
            </w:tcMar>
          </w:tcPr>
          <w:p w14:paraId="2C05E604" w14:textId="77777777" w:rsidR="0031050A" w:rsidRDefault="00CB1A99">
            <w:pPr>
              <w:spacing w:after="40"/>
            </w:pPr>
            <w:r>
              <w:rPr>
                <w:sz w:val="22"/>
                <w:szCs w:val="22"/>
              </w:rPr>
              <w:t>None requested.</w:t>
            </w:r>
          </w:p>
        </w:tc>
      </w:tr>
      <w:tr w:rsidR="0031050A" w14:paraId="7BA8633E" w14:textId="77777777">
        <w:tblPrEx>
          <w:tblCellMar>
            <w:top w:w="0" w:type="dxa"/>
            <w:bottom w:w="0" w:type="dxa"/>
          </w:tblCellMar>
        </w:tblPrEx>
        <w:tc>
          <w:tcPr>
            <w:tcW w:w="2400" w:type="dxa"/>
            <w:tcMar>
              <w:top w:w="60" w:type="dxa"/>
              <w:left w:w="100" w:type="dxa"/>
              <w:bottom w:w="60" w:type="dxa"/>
              <w:right w:w="100" w:type="dxa"/>
            </w:tcMar>
          </w:tcPr>
          <w:p w14:paraId="6F91390D" w14:textId="77777777" w:rsidR="0031050A" w:rsidRDefault="00CB1A99">
            <w:pPr>
              <w:spacing w:after="40"/>
            </w:pPr>
            <w:r>
              <w:rPr>
                <w:b/>
                <w:bCs/>
                <w:sz w:val="22"/>
                <w:szCs w:val="22"/>
              </w:rPr>
              <w:t>Roll-Up / Cross-Collateralization</w:t>
            </w:r>
          </w:p>
        </w:tc>
        <w:tc>
          <w:tcPr>
            <w:tcW w:w="6960" w:type="dxa"/>
            <w:tcMar>
              <w:top w:w="60" w:type="dxa"/>
              <w:left w:w="100" w:type="dxa"/>
              <w:bottom w:w="60" w:type="dxa"/>
              <w:right w:w="100" w:type="dxa"/>
            </w:tcMar>
          </w:tcPr>
          <w:p w14:paraId="314693FF" w14:textId="77777777" w:rsidR="0031050A" w:rsidRDefault="00CB1A99">
            <w:pPr>
              <w:spacing w:after="40"/>
            </w:pPr>
            <w:r>
              <w:rPr>
                <w:sz w:val="22"/>
                <w:szCs w:val="22"/>
              </w:rPr>
              <w:t>None. No pre-petition debt is repaid or rolled up with DIP proceeds, and no pre-petition claim is cross-collateralized with post-petition collateral.</w:t>
            </w:r>
          </w:p>
        </w:tc>
      </w:tr>
      <w:tr w:rsidR="0031050A" w14:paraId="14E04A3D" w14:textId="77777777">
        <w:tblPrEx>
          <w:tblCellMar>
            <w:top w:w="0" w:type="dxa"/>
            <w:bottom w:w="0" w:type="dxa"/>
          </w:tblCellMar>
        </w:tblPrEx>
        <w:tc>
          <w:tcPr>
            <w:tcW w:w="2400" w:type="dxa"/>
            <w:tcMar>
              <w:top w:w="60" w:type="dxa"/>
              <w:left w:w="100" w:type="dxa"/>
              <w:bottom w:w="60" w:type="dxa"/>
              <w:right w:w="100" w:type="dxa"/>
            </w:tcMar>
          </w:tcPr>
          <w:p w14:paraId="05F437EA" w14:textId="77777777" w:rsidR="0031050A" w:rsidRDefault="00CB1A99">
            <w:pPr>
              <w:spacing w:after="40"/>
            </w:pPr>
            <w:r>
              <w:rPr>
                <w:b/>
                <w:bCs/>
                <w:sz w:val="22"/>
                <w:szCs w:val="22"/>
              </w:rPr>
              <w:t>Stipulations as to Pre-Petition Liens</w:t>
            </w:r>
          </w:p>
        </w:tc>
        <w:tc>
          <w:tcPr>
            <w:tcW w:w="6960" w:type="dxa"/>
            <w:tcMar>
              <w:top w:w="60" w:type="dxa"/>
              <w:left w:w="100" w:type="dxa"/>
              <w:bottom w:w="60" w:type="dxa"/>
              <w:right w:w="100" w:type="dxa"/>
            </w:tcMar>
          </w:tcPr>
          <w:p w14:paraId="0511BF30" w14:textId="77777777" w:rsidR="0031050A" w:rsidRDefault="00CB1A99">
            <w:pPr>
              <w:spacing w:after="40"/>
            </w:pPr>
            <w:r>
              <w:rPr>
                <w:sz w:val="22"/>
                <w:szCs w:val="22"/>
              </w:rPr>
              <w:t>None requested under this Motion. All challenge rights of the Debtors and any committee are expressly preserved.</w:t>
            </w:r>
          </w:p>
        </w:tc>
      </w:tr>
      <w:tr w:rsidR="0031050A" w14:paraId="1AD92975" w14:textId="77777777">
        <w:tblPrEx>
          <w:tblCellMar>
            <w:top w:w="0" w:type="dxa"/>
            <w:bottom w:w="0" w:type="dxa"/>
          </w:tblCellMar>
        </w:tblPrEx>
        <w:tc>
          <w:tcPr>
            <w:tcW w:w="2400" w:type="dxa"/>
            <w:tcMar>
              <w:top w:w="60" w:type="dxa"/>
              <w:left w:w="100" w:type="dxa"/>
              <w:bottom w:w="60" w:type="dxa"/>
              <w:right w:w="100" w:type="dxa"/>
            </w:tcMar>
          </w:tcPr>
          <w:p w14:paraId="7B8CC9AB" w14:textId="77777777" w:rsidR="0031050A" w:rsidRDefault="00CB1A99">
            <w:pPr>
              <w:spacing w:after="40"/>
            </w:pPr>
            <w:r>
              <w:rPr>
                <w:b/>
                <w:bCs/>
                <w:sz w:val="22"/>
                <w:szCs w:val="22"/>
              </w:rPr>
              <w:t>Governing Law</w:t>
            </w:r>
          </w:p>
        </w:tc>
        <w:tc>
          <w:tcPr>
            <w:tcW w:w="6960" w:type="dxa"/>
            <w:tcMar>
              <w:top w:w="60" w:type="dxa"/>
              <w:left w:w="100" w:type="dxa"/>
              <w:bottom w:w="60" w:type="dxa"/>
              <w:right w:w="100" w:type="dxa"/>
            </w:tcMar>
          </w:tcPr>
          <w:p w14:paraId="63219836" w14:textId="77777777" w:rsidR="0031050A" w:rsidRDefault="00CB1A99">
            <w:pPr>
              <w:spacing w:after="40"/>
            </w:pPr>
            <w:r>
              <w:rPr>
                <w:sz w:val="22"/>
                <w:szCs w:val="22"/>
              </w:rPr>
              <w:t>Florida law governs the Commitment.</w:t>
            </w:r>
          </w:p>
        </w:tc>
      </w:tr>
    </w:tbl>
    <w:p w14:paraId="18183F2E" w14:textId="77777777" w:rsidR="0031050A" w:rsidRDefault="0031050A">
      <w:pPr>
        <w:spacing w:line="120" w:lineRule="auto"/>
      </w:pPr>
    </w:p>
    <w:p w14:paraId="753C7ABC" w14:textId="77777777" w:rsidR="0031050A" w:rsidRDefault="00CB1A99">
      <w:pPr>
        <w:spacing w:line="480" w:lineRule="auto"/>
        <w:ind w:firstLine="720"/>
        <w:jc w:val="both"/>
      </w:pPr>
      <w:r/>
      <w:del w:id="7059" w:author="David S. Jennis (red pen, decoded)" w:date="2026-07-27T00:00:00Z">
        <w:r>
          <w:delText>19.</w:delText>
        </w:r>
      </w:del>
      <w:ins w:id="7060" w:author="David S. Jennis (red pen, decoded)" w:date="2026-07-27T00:00:00Z">
        <w:r>
          <w:rPr>
            <w:highlight w:val="green"/>
          </w:rPr>
          <w:t>20.</w:t>
        </w:r>
      </w:ins>
      <w:r>
        <w:t xml:space="preserve"/>
        <w:tab/>
        <w:t xml:space="preserve">The Debtors are filing this Motion together with the Commitment and its Budget, attached hereto as </w:t>
      </w:r>
      <w:r>
        <w:rPr>
          <w:b/>
          <w:bCs/>
        </w:rPr>
        <w:t>Exhibit A</w:t>
      </w:r>
      <w:r>
        <w:t xml:space="preserve">, and a proposed Final Order, attached hereto as </w:t>
      </w:r>
      <w:r>
        <w:rPr>
          <w:b/>
          <w:bCs/>
        </w:rPr>
        <w:t>Exhibit B</w:t>
      </w:r>
      <w:r>
        <w:t>. As required by the Commitment, a copy of the Commitment will be attached to and incorporated into the Final Order. The definitive Loan Documents will be consistent with the Commitment.</w:t>
      </w:r>
    </w:p>
    <w:p w14:paraId="2C3D72E3" w14:textId="77777777" w:rsidR="0031050A" w:rsidRDefault="00CB1A99">
      <w:pPr>
        <w:spacing w:before="120" w:line="480" w:lineRule="auto"/>
        <w:jc w:val="center"/>
      </w:pPr>
      <w:r>
        <w:rPr>
          <w:b/>
          <w:bCs/>
        </w:rPr>
        <w:t>V. USE OF PROCEEDS — THE BUDGET</w:t>
      </w:r>
    </w:p>
    <w:p w14:paraId="4C6D3A38" w14:textId="77777777" w:rsidR="0031050A" w:rsidRDefault="00CB1A99">
      <w:pPr>
        <w:spacing w:line="480" w:lineRule="auto"/>
        <w:ind w:firstLine="720"/>
        <w:jc w:val="both"/>
      </w:pPr>
      <w:r/>
      <w:del w:id="7057" w:author="David S. Jennis (red pen, decoded)" w:date="2026-07-27T00:00:00Z">
        <w:r>
          <w:delText>20.</w:delText>
        </w:r>
      </w:del>
      <w:ins w:id="7058" w:author="David S. Jennis (red pen, decoded)" w:date="2026-07-27T00:00:00Z">
        <w:r>
          <w:rPr>
            <w:highlight w:val="green"/>
          </w:rPr>
          <w:t>21.</w:t>
        </w:r>
      </w:ins>
      <w:r>
        <w:t xml:space="preserve"/>
        <w:tab/>
        <w:t>The proceeds of the DIP Loan shall be used solely in accordance with the Budget attached to the Commitment. The Budget allocates the full $12,074,869 Maximum Loan Amount as follows:</w:t>
      </w:r>
    </w:p>
    <w:p w14:paraId="155F4253" w14:textId="77777777" w:rsidR="0031050A" w:rsidRDefault="0031050A">
      <w:pPr>
        <w:spacing w:line="120" w:lineRule="auto"/>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60"/>
        <w:gridCol w:w="2950"/>
      </w:tblGrid>
      <w:tr w:rsidR="0031050A" w14:paraId="278C21CD" w14:textId="77777777">
        <w:tblPrEx>
          <w:tblCellMar>
            <w:top w:w="0" w:type="dxa"/>
            <w:bottom w:w="0" w:type="dxa"/>
          </w:tblCellMar>
        </w:tblPrEx>
        <w:tc>
          <w:tcPr>
            <w:tcW w:w="3350" w:type="dxa"/>
            <w:shd w:val="clear" w:color="auto" w:fill="D9D9D9"/>
            <w:tcMar>
              <w:top w:w="60" w:type="dxa"/>
              <w:left w:w="100" w:type="dxa"/>
              <w:bottom w:w="60" w:type="dxa"/>
              <w:right w:w="100" w:type="dxa"/>
            </w:tcMar>
          </w:tcPr>
          <w:p w14:paraId="028024AD" w14:textId="77777777" w:rsidR="0031050A" w:rsidRDefault="00CB1A99">
            <w:pPr>
              <w:spacing w:after="40"/>
            </w:pPr>
            <w:r>
              <w:rPr>
                <w:b/>
                <w:bCs/>
                <w:sz w:val="22"/>
                <w:szCs w:val="22"/>
              </w:rPr>
              <w:t>Budget Line Item</w:t>
            </w:r>
          </w:p>
        </w:tc>
        <w:tc>
          <w:tcPr>
            <w:tcW w:w="3060" w:type="dxa"/>
            <w:shd w:val="clear" w:color="auto" w:fill="D9D9D9"/>
            <w:tcMar>
              <w:top w:w="60" w:type="dxa"/>
              <w:left w:w="100" w:type="dxa"/>
              <w:bottom w:w="60" w:type="dxa"/>
              <w:right w:w="100" w:type="dxa"/>
            </w:tcMar>
          </w:tcPr>
          <w:p w14:paraId="090BAF02" w14:textId="77777777" w:rsidR="0031050A" w:rsidRDefault="00CB1A99">
            <w:pPr>
              <w:spacing w:after="40"/>
            </w:pPr>
            <w:r>
              <w:rPr>
                <w:b/>
                <w:bCs/>
                <w:sz w:val="22"/>
                <w:szCs w:val="22"/>
              </w:rPr>
              <w:t>Payee</w:t>
            </w:r>
          </w:p>
        </w:tc>
        <w:tc>
          <w:tcPr>
            <w:tcW w:w="2950" w:type="dxa"/>
            <w:shd w:val="clear" w:color="auto" w:fill="D9D9D9"/>
            <w:tcMar>
              <w:top w:w="60" w:type="dxa"/>
              <w:left w:w="100" w:type="dxa"/>
              <w:bottom w:w="60" w:type="dxa"/>
              <w:right w:w="100" w:type="dxa"/>
            </w:tcMar>
          </w:tcPr>
          <w:p w14:paraId="20458F03" w14:textId="77777777" w:rsidR="0031050A" w:rsidRDefault="00CB1A99">
            <w:pPr>
              <w:spacing w:after="40"/>
            </w:pPr>
            <w:r>
              <w:rPr>
                <w:b/>
                <w:bCs/>
                <w:sz w:val="22"/>
                <w:szCs w:val="22"/>
              </w:rPr>
              <w:t>Amount</w:t>
            </w:r>
          </w:p>
        </w:tc>
      </w:tr>
      <w:tr w:rsidR="0031050A" w14:paraId="2351EEB5" w14:textId="77777777">
        <w:tblPrEx>
          <w:tblCellMar>
            <w:top w:w="0" w:type="dxa"/>
            <w:bottom w:w="0" w:type="dxa"/>
          </w:tblCellMar>
        </w:tblPrEx>
        <w:tc>
          <w:tcPr>
            <w:tcW w:w="3350" w:type="dxa"/>
            <w:tcMar>
              <w:top w:w="60" w:type="dxa"/>
              <w:left w:w="100" w:type="dxa"/>
              <w:bottom w:w="60" w:type="dxa"/>
              <w:right w:w="100" w:type="dxa"/>
            </w:tcMar>
          </w:tcPr>
          <w:p w14:paraId="45F97726" w14:textId="77777777" w:rsidR="0031050A" w:rsidRDefault="00CB1A99">
            <w:pPr>
              <w:spacing w:after="40"/>
            </w:pPr>
            <w:r>
              <w:rPr>
                <w:b/>
                <w:bCs/>
                <w:sz w:val="22"/>
                <w:szCs w:val="22"/>
              </w:rPr>
              <w:t>Professional Fees</w:t>
            </w:r>
          </w:p>
        </w:tc>
        <w:tc>
          <w:tcPr>
            <w:tcW w:w="3060" w:type="dxa"/>
            <w:tcMar>
              <w:top w:w="60" w:type="dxa"/>
              <w:left w:w="100" w:type="dxa"/>
              <w:bottom w:w="60" w:type="dxa"/>
              <w:right w:w="100" w:type="dxa"/>
            </w:tcMar>
          </w:tcPr>
          <w:p w14:paraId="0E5CBB72" w14:textId="77777777" w:rsidR="0031050A" w:rsidRDefault="0031050A">
            <w:pPr>
              <w:spacing w:after="40"/>
            </w:pPr>
          </w:p>
        </w:tc>
        <w:tc>
          <w:tcPr>
            <w:tcW w:w="2950" w:type="dxa"/>
            <w:tcMar>
              <w:top w:w="60" w:type="dxa"/>
              <w:left w:w="100" w:type="dxa"/>
              <w:bottom w:w="60" w:type="dxa"/>
              <w:right w:w="100" w:type="dxa"/>
            </w:tcMar>
          </w:tcPr>
          <w:p w14:paraId="168FBCFD" w14:textId="77777777" w:rsidR="0031050A" w:rsidRDefault="0031050A">
            <w:pPr>
              <w:spacing w:after="40"/>
            </w:pPr>
          </w:p>
        </w:tc>
      </w:tr>
      <w:tr w:rsidR="0031050A" w14:paraId="679668B8" w14:textId="77777777">
        <w:tblPrEx>
          <w:tblCellMar>
            <w:top w:w="0" w:type="dxa"/>
            <w:bottom w:w="0" w:type="dxa"/>
          </w:tblCellMar>
        </w:tblPrEx>
        <w:tc>
          <w:tcPr>
            <w:tcW w:w="3350" w:type="dxa"/>
            <w:tcMar>
              <w:top w:w="60" w:type="dxa"/>
              <w:left w:w="100" w:type="dxa"/>
              <w:bottom w:w="60" w:type="dxa"/>
              <w:right w:w="100" w:type="dxa"/>
            </w:tcMar>
          </w:tcPr>
          <w:p w14:paraId="193F6375" w14:textId="77777777" w:rsidR="0031050A" w:rsidRDefault="00CB1A99">
            <w:pPr>
              <w:spacing w:after="40"/>
            </w:pPr>
            <w:r>
              <w:rPr>
                <w:sz w:val="22"/>
                <w:szCs w:val="22"/>
              </w:rPr>
              <w:t>Chief Restructuring Officer</w:t>
            </w:r>
          </w:p>
        </w:tc>
        <w:tc>
          <w:tcPr>
            <w:tcW w:w="3060" w:type="dxa"/>
            <w:tcMar>
              <w:top w:w="60" w:type="dxa"/>
              <w:left w:w="100" w:type="dxa"/>
              <w:bottom w:w="60" w:type="dxa"/>
              <w:right w:w="100" w:type="dxa"/>
            </w:tcMar>
          </w:tcPr>
          <w:p w14:paraId="2FD740D8" w14:textId="77777777" w:rsidR="0031050A" w:rsidRDefault="00CB1A99">
            <w:pPr>
              <w:spacing w:after="40"/>
            </w:pPr>
            <w:r>
              <w:rPr>
                <w:sz w:val="22"/>
                <w:szCs w:val="22"/>
              </w:rPr>
              <w:t>John Polderman</w:t>
            </w:r>
          </w:p>
        </w:tc>
        <w:tc>
          <w:tcPr>
            <w:tcW w:w="2950" w:type="dxa"/>
            <w:tcMar>
              <w:top w:w="60" w:type="dxa"/>
              <w:left w:w="100" w:type="dxa"/>
              <w:bottom w:w="60" w:type="dxa"/>
              <w:right w:w="100" w:type="dxa"/>
            </w:tcMar>
          </w:tcPr>
          <w:p w14:paraId="6FDF60ED" w14:textId="77777777" w:rsidR="0031050A" w:rsidRDefault="00CB1A99">
            <w:pPr>
              <w:spacing w:after="40"/>
            </w:pPr>
            <w:r>
              <w:rPr>
                <w:sz w:val="22"/>
                <w:szCs w:val="22"/>
              </w:rPr>
              <w:t>$180,000</w:t>
            </w:r>
          </w:p>
        </w:tc>
      </w:tr>
      <w:tr w:rsidR="0031050A" w14:paraId="23A8CF69" w14:textId="77777777">
        <w:tblPrEx>
          <w:tblCellMar>
            <w:top w:w="0" w:type="dxa"/>
            <w:bottom w:w="0" w:type="dxa"/>
          </w:tblCellMar>
        </w:tblPrEx>
        <w:tc>
          <w:tcPr>
            <w:tcW w:w="3350" w:type="dxa"/>
            <w:tcMar>
              <w:top w:w="60" w:type="dxa"/>
              <w:left w:w="100" w:type="dxa"/>
              <w:bottom w:w="60" w:type="dxa"/>
              <w:right w:w="100" w:type="dxa"/>
            </w:tcMar>
          </w:tcPr>
          <w:p w14:paraId="103C4804" w14:textId="77777777" w:rsidR="0031050A" w:rsidRDefault="00CB1A99">
            <w:pPr>
              <w:spacing w:after="40"/>
            </w:pPr>
            <w:r>
              <w:rPr>
                <w:sz w:val="22"/>
                <w:szCs w:val="22"/>
              </w:rPr>
              <w:t>Critical Vendor Payment</w:t>
            </w:r>
          </w:p>
        </w:tc>
        <w:tc>
          <w:tcPr>
            <w:tcW w:w="3060" w:type="dxa"/>
            <w:tcMar>
              <w:top w:w="60" w:type="dxa"/>
              <w:left w:w="100" w:type="dxa"/>
              <w:bottom w:w="60" w:type="dxa"/>
              <w:right w:w="100" w:type="dxa"/>
            </w:tcMar>
          </w:tcPr>
          <w:p w14:paraId="73A38DE1" w14:textId="77777777" w:rsidR="0031050A" w:rsidRDefault="00CB1A99">
            <w:pPr>
              <w:spacing w:after="40"/>
            </w:pPr>
            <w:r>
              <w:rPr>
                <w:sz w:val="22"/>
                <w:szCs w:val="22"/>
              </w:rPr>
              <w:t>Edgewater Resources</w:t>
            </w:r>
          </w:p>
        </w:tc>
        <w:tc>
          <w:tcPr>
            <w:tcW w:w="2950" w:type="dxa"/>
            <w:tcMar>
              <w:top w:w="60" w:type="dxa"/>
              <w:left w:w="100" w:type="dxa"/>
              <w:bottom w:w="60" w:type="dxa"/>
              <w:right w:w="100" w:type="dxa"/>
            </w:tcMar>
          </w:tcPr>
          <w:p w14:paraId="6486D511" w14:textId="77777777" w:rsidR="0031050A" w:rsidRDefault="00CB1A99">
            <w:pPr>
              <w:spacing w:after="40"/>
            </w:pPr>
            <w:r>
              <w:rPr>
                <w:sz w:val="22"/>
                <w:szCs w:val="22"/>
              </w:rPr>
              <w:t>$150,000</w:t>
            </w:r>
          </w:p>
        </w:tc>
      </w:tr>
      <w:tr w:rsidR="0031050A" w14:paraId="4E0F9E4A" w14:textId="77777777">
        <w:tblPrEx>
          <w:tblCellMar>
            <w:top w:w="0" w:type="dxa"/>
            <w:bottom w:w="0" w:type="dxa"/>
          </w:tblCellMar>
        </w:tblPrEx>
        <w:tc>
          <w:tcPr>
            <w:tcW w:w="3350" w:type="dxa"/>
            <w:tcMar>
              <w:top w:w="60" w:type="dxa"/>
              <w:left w:w="100" w:type="dxa"/>
              <w:bottom w:w="60" w:type="dxa"/>
              <w:right w:w="100" w:type="dxa"/>
            </w:tcMar>
          </w:tcPr>
          <w:p w14:paraId="1E29A7A5" w14:textId="77777777" w:rsidR="0031050A" w:rsidRDefault="00CB1A99">
            <w:pPr>
              <w:spacing w:after="40"/>
            </w:pPr>
            <w:r>
              <w:rPr>
                <w:sz w:val="22"/>
                <w:szCs w:val="22"/>
              </w:rPr>
              <w:t>EGLE Violation &amp; Site Assessment</w:t>
            </w:r>
          </w:p>
        </w:tc>
        <w:tc>
          <w:tcPr>
            <w:tcW w:w="3060" w:type="dxa"/>
            <w:tcMar>
              <w:top w:w="60" w:type="dxa"/>
              <w:left w:w="100" w:type="dxa"/>
              <w:bottom w:w="60" w:type="dxa"/>
              <w:right w:w="100" w:type="dxa"/>
            </w:tcMar>
          </w:tcPr>
          <w:p w14:paraId="3F1116C5" w14:textId="77777777" w:rsidR="0031050A" w:rsidRDefault="00CB1A99">
            <w:pPr>
              <w:spacing w:after="40"/>
            </w:pPr>
            <w:r>
              <w:rPr>
                <w:sz w:val="22"/>
                <w:szCs w:val="22"/>
              </w:rPr>
              <w:t>Edgewater Resources</w:t>
            </w:r>
          </w:p>
        </w:tc>
        <w:tc>
          <w:tcPr>
            <w:tcW w:w="2950" w:type="dxa"/>
            <w:tcMar>
              <w:top w:w="60" w:type="dxa"/>
              <w:left w:w="100" w:type="dxa"/>
              <w:bottom w:w="60" w:type="dxa"/>
              <w:right w:w="100" w:type="dxa"/>
            </w:tcMar>
          </w:tcPr>
          <w:p w14:paraId="0DA35564" w14:textId="77777777" w:rsidR="0031050A" w:rsidRDefault="00CB1A99">
            <w:pPr>
              <w:spacing w:after="40"/>
            </w:pPr>
            <w:r>
              <w:rPr>
                <w:sz w:val="22"/>
                <w:szCs w:val="22"/>
              </w:rPr>
              <w:t>$75,000</w:t>
            </w:r>
          </w:p>
        </w:tc>
      </w:tr>
      <w:tr w:rsidR="0031050A" w14:paraId="1823D74D" w14:textId="77777777">
        <w:tblPrEx>
          <w:tblCellMar>
            <w:top w:w="0" w:type="dxa"/>
            <w:bottom w:w="0" w:type="dxa"/>
          </w:tblCellMar>
        </w:tblPrEx>
        <w:tc>
          <w:tcPr>
            <w:tcW w:w="3350" w:type="dxa"/>
            <w:tcMar>
              <w:top w:w="60" w:type="dxa"/>
              <w:left w:w="100" w:type="dxa"/>
              <w:bottom w:w="60" w:type="dxa"/>
              <w:right w:w="100" w:type="dxa"/>
            </w:tcMar>
          </w:tcPr>
          <w:p w14:paraId="4838693B" w14:textId="77777777" w:rsidR="0031050A" w:rsidRDefault="00CB1A99">
            <w:pPr>
              <w:spacing w:after="40"/>
            </w:pPr>
            <w:r>
              <w:rPr>
                <w:sz w:val="22"/>
                <w:szCs w:val="22"/>
              </w:rPr>
              <w:t>Legal, Edgewater Resources</w:t>
            </w:r>
          </w:p>
        </w:tc>
        <w:tc>
          <w:tcPr>
            <w:tcW w:w="3060" w:type="dxa"/>
            <w:tcMar>
              <w:top w:w="60" w:type="dxa"/>
              <w:left w:w="100" w:type="dxa"/>
              <w:bottom w:w="60" w:type="dxa"/>
              <w:right w:w="100" w:type="dxa"/>
            </w:tcMar>
          </w:tcPr>
          <w:p w14:paraId="3729C8F0" w14:textId="77777777" w:rsidR="0031050A" w:rsidRDefault="00CB1A99">
            <w:pPr>
              <w:spacing w:after="40"/>
            </w:pPr>
            <w:r>
              <w:rPr>
                <w:sz w:val="22"/>
                <w:szCs w:val="22"/>
              </w:rPr>
              <w:t>Orlebeke Mackraz / Patterson Law</w:t>
            </w:r>
          </w:p>
        </w:tc>
        <w:tc>
          <w:tcPr>
            <w:tcW w:w="2950" w:type="dxa"/>
            <w:tcMar>
              <w:top w:w="60" w:type="dxa"/>
              <w:left w:w="100" w:type="dxa"/>
              <w:bottom w:w="60" w:type="dxa"/>
              <w:right w:w="100" w:type="dxa"/>
            </w:tcMar>
          </w:tcPr>
          <w:p w14:paraId="590E641F" w14:textId="77777777" w:rsidR="0031050A" w:rsidRDefault="00CB1A99">
            <w:pPr>
              <w:spacing w:after="40"/>
            </w:pPr>
            <w:r>
              <w:rPr>
                <w:sz w:val="22"/>
                <w:szCs w:val="22"/>
              </w:rPr>
              <w:t>$50,000</w:t>
            </w:r>
          </w:p>
        </w:tc>
      </w:tr>
      <w:tr w:rsidR="0031050A" w14:paraId="12F23997" w14:textId="77777777">
        <w:tblPrEx>
          <w:tblCellMar>
            <w:top w:w="0" w:type="dxa"/>
            <w:bottom w:w="0" w:type="dxa"/>
          </w:tblCellMar>
        </w:tblPrEx>
        <w:tc>
          <w:tcPr>
            <w:tcW w:w="3350" w:type="dxa"/>
            <w:tcMar>
              <w:top w:w="60" w:type="dxa"/>
              <w:left w:w="100" w:type="dxa"/>
              <w:bottom w:w="60" w:type="dxa"/>
              <w:right w:w="100" w:type="dxa"/>
            </w:tcMar>
          </w:tcPr>
          <w:p w14:paraId="320756E0" w14:textId="77777777" w:rsidR="0031050A" w:rsidRDefault="00CB1A99">
            <w:pPr>
              <w:spacing w:after="40"/>
            </w:pPr>
            <w:r>
              <w:rPr>
                <w:sz w:val="22"/>
                <w:szCs w:val="22"/>
              </w:rPr>
              <w:t>Critical Vendor Payment</w:t>
            </w:r>
          </w:p>
        </w:tc>
        <w:tc>
          <w:tcPr>
            <w:tcW w:w="3060" w:type="dxa"/>
            <w:tcMar>
              <w:top w:w="60" w:type="dxa"/>
              <w:left w:w="100" w:type="dxa"/>
              <w:bottom w:w="60" w:type="dxa"/>
              <w:right w:w="100" w:type="dxa"/>
            </w:tcMar>
          </w:tcPr>
          <w:p w14:paraId="5E9CA82A" w14:textId="77777777" w:rsidR="0031050A" w:rsidRDefault="00CB1A99">
            <w:pPr>
              <w:spacing w:after="40"/>
            </w:pPr>
            <w:r>
              <w:rPr>
                <w:sz w:val="22"/>
                <w:szCs w:val="22"/>
              </w:rPr>
              <w:t>Soils and Structures</w:t>
            </w:r>
          </w:p>
        </w:tc>
        <w:tc>
          <w:tcPr>
            <w:tcW w:w="2950" w:type="dxa"/>
            <w:tcMar>
              <w:top w:w="60" w:type="dxa"/>
              <w:left w:w="100" w:type="dxa"/>
              <w:bottom w:w="60" w:type="dxa"/>
              <w:right w:w="100" w:type="dxa"/>
            </w:tcMar>
          </w:tcPr>
          <w:p w14:paraId="3AEC3677" w14:textId="77777777" w:rsidR="0031050A" w:rsidRDefault="00CB1A99">
            <w:pPr>
              <w:spacing w:after="40"/>
            </w:pPr>
            <w:r>
              <w:rPr>
                <w:sz w:val="22"/>
                <w:szCs w:val="22"/>
              </w:rPr>
              <w:t>$25,000</w:t>
            </w:r>
          </w:p>
        </w:tc>
      </w:tr>
      <w:tr w:rsidR="0031050A" w14:paraId="350F9C67" w14:textId="77777777">
        <w:tblPrEx>
          <w:tblCellMar>
            <w:top w:w="0" w:type="dxa"/>
            <w:bottom w:w="0" w:type="dxa"/>
          </w:tblCellMar>
        </w:tblPrEx>
        <w:tc>
          <w:tcPr>
            <w:tcW w:w="3350" w:type="dxa"/>
            <w:tcMar>
              <w:top w:w="60" w:type="dxa"/>
              <w:left w:w="100" w:type="dxa"/>
              <w:bottom w:w="60" w:type="dxa"/>
              <w:right w:w="100" w:type="dxa"/>
            </w:tcMar>
          </w:tcPr>
          <w:p w14:paraId="71981ED5" w14:textId="77777777" w:rsidR="0031050A" w:rsidRDefault="00CB1A99">
            <w:pPr>
              <w:spacing w:after="40"/>
            </w:pPr>
            <w:r>
              <w:rPr>
                <w:sz w:val="22"/>
                <w:szCs w:val="22"/>
              </w:rPr>
              <w:t>Claims Agent</w:t>
            </w:r>
          </w:p>
        </w:tc>
        <w:tc>
          <w:tcPr>
            <w:tcW w:w="3060" w:type="dxa"/>
            <w:tcMar>
              <w:top w:w="60" w:type="dxa"/>
              <w:left w:w="100" w:type="dxa"/>
              <w:bottom w:w="60" w:type="dxa"/>
              <w:right w:w="100" w:type="dxa"/>
            </w:tcMar>
          </w:tcPr>
          <w:p w14:paraId="73E3CE6E" w14:textId="77777777" w:rsidR="0031050A" w:rsidRDefault="00CB1A99">
            <w:pPr>
              <w:spacing w:after="40"/>
            </w:pPr>
            <w:r>
              <w:rPr>
                <w:sz w:val="22"/>
                <w:szCs w:val="22"/>
              </w:rPr>
              <w:t>Verita Global</w:t>
            </w:r>
          </w:p>
        </w:tc>
        <w:tc>
          <w:tcPr>
            <w:tcW w:w="2950" w:type="dxa"/>
            <w:tcMar>
              <w:top w:w="60" w:type="dxa"/>
              <w:left w:w="100" w:type="dxa"/>
              <w:bottom w:w="60" w:type="dxa"/>
              <w:right w:w="100" w:type="dxa"/>
            </w:tcMar>
          </w:tcPr>
          <w:p w14:paraId="05735850" w14:textId="77777777" w:rsidR="0031050A" w:rsidRDefault="00CB1A99">
            <w:pPr>
              <w:spacing w:after="40"/>
            </w:pPr>
            <w:r>
              <w:rPr>
                <w:sz w:val="22"/>
                <w:szCs w:val="22"/>
              </w:rPr>
              <w:t>$9,600</w:t>
            </w:r>
          </w:p>
        </w:tc>
      </w:tr>
      <w:tr w:rsidR="0031050A" w14:paraId="53642395" w14:textId="77777777">
        <w:tblPrEx>
          <w:tblCellMar>
            <w:top w:w="0" w:type="dxa"/>
            <w:bottom w:w="0" w:type="dxa"/>
          </w:tblCellMar>
        </w:tblPrEx>
        <w:tc>
          <w:tcPr>
            <w:tcW w:w="3350" w:type="dxa"/>
            <w:tcMar>
              <w:top w:w="60" w:type="dxa"/>
              <w:left w:w="100" w:type="dxa"/>
              <w:bottom w:w="60" w:type="dxa"/>
              <w:right w:w="100" w:type="dxa"/>
            </w:tcMar>
          </w:tcPr>
          <w:p w14:paraId="32EFDCC2" w14:textId="77777777" w:rsidR="0031050A" w:rsidRDefault="00CB1A99">
            <w:pPr>
              <w:spacing w:after="40"/>
            </w:pPr>
            <w:r>
              <w:rPr>
                <w:sz w:val="22"/>
                <w:szCs w:val="22"/>
              </w:rPr>
              <w:t>Appraisal Services</w:t>
            </w:r>
          </w:p>
        </w:tc>
        <w:tc>
          <w:tcPr>
            <w:tcW w:w="3060" w:type="dxa"/>
            <w:tcMar>
              <w:top w:w="60" w:type="dxa"/>
              <w:left w:w="100" w:type="dxa"/>
              <w:bottom w:w="60" w:type="dxa"/>
              <w:right w:w="100" w:type="dxa"/>
            </w:tcMar>
          </w:tcPr>
          <w:p w14:paraId="36F4C0F0" w14:textId="77777777" w:rsidR="0031050A" w:rsidRDefault="00CB1A99">
            <w:pPr>
              <w:spacing w:after="40"/>
            </w:pPr>
            <w:r>
              <w:rPr>
                <w:sz w:val="22"/>
                <w:szCs w:val="22"/>
              </w:rPr>
              <w:t>JLL Valuation &amp; Advisory Services</w:t>
            </w:r>
          </w:p>
        </w:tc>
        <w:tc>
          <w:tcPr>
            <w:tcW w:w="2950" w:type="dxa"/>
            <w:tcMar>
              <w:top w:w="60" w:type="dxa"/>
              <w:left w:w="100" w:type="dxa"/>
              <w:bottom w:w="60" w:type="dxa"/>
              <w:right w:w="100" w:type="dxa"/>
            </w:tcMar>
          </w:tcPr>
          <w:p w14:paraId="669A9572" w14:textId="77777777" w:rsidR="0031050A" w:rsidRDefault="00CB1A99">
            <w:pPr>
              <w:spacing w:after="40"/>
            </w:pPr>
            <w:r>
              <w:rPr>
                <w:sz w:val="22"/>
                <w:szCs w:val="22"/>
              </w:rPr>
              <w:t>$29,750</w:t>
            </w:r>
          </w:p>
        </w:tc>
      </w:tr>
      <w:tr w:rsidR="0031050A" w14:paraId="6648C7F7" w14:textId="77777777">
        <w:tblPrEx>
          <w:tblCellMar>
            <w:top w:w="0" w:type="dxa"/>
            <w:bottom w:w="0" w:type="dxa"/>
          </w:tblCellMar>
        </w:tblPrEx>
        <w:tc>
          <w:tcPr>
            <w:tcW w:w="3350" w:type="dxa"/>
            <w:tcMar>
              <w:top w:w="60" w:type="dxa"/>
              <w:left w:w="100" w:type="dxa"/>
              <w:bottom w:w="60" w:type="dxa"/>
              <w:right w:w="100" w:type="dxa"/>
            </w:tcMar>
          </w:tcPr>
          <w:p w14:paraId="43B5FDEB" w14:textId="77777777" w:rsidR="0031050A" w:rsidRDefault="00CB1A99">
            <w:pPr>
              <w:spacing w:after="40"/>
            </w:pPr>
            <w:r>
              <w:rPr>
                <w:sz w:val="22"/>
                <w:szCs w:val="22"/>
              </w:rPr>
              <w:t>Tax &amp; Accounting Services</w:t>
            </w:r>
          </w:p>
        </w:tc>
        <w:tc>
          <w:tcPr>
            <w:tcW w:w="3060" w:type="dxa"/>
            <w:tcMar>
              <w:top w:w="60" w:type="dxa"/>
              <w:left w:w="100" w:type="dxa"/>
              <w:bottom w:w="60" w:type="dxa"/>
              <w:right w:w="100" w:type="dxa"/>
            </w:tcMar>
          </w:tcPr>
          <w:p w14:paraId="37DB04B3" w14:textId="77777777" w:rsidR="0031050A" w:rsidRDefault="00CB1A99">
            <w:pPr>
              <w:spacing w:after="40"/>
            </w:pPr>
            <w:r>
              <w:rPr>
                <w:sz w:val="22"/>
                <w:szCs w:val="22"/>
              </w:rPr>
              <w:t>Brickley DeLong</w:t>
            </w:r>
          </w:p>
        </w:tc>
        <w:tc>
          <w:tcPr>
            <w:tcW w:w="2950" w:type="dxa"/>
            <w:tcMar>
              <w:top w:w="60" w:type="dxa"/>
              <w:left w:w="100" w:type="dxa"/>
              <w:bottom w:w="60" w:type="dxa"/>
              <w:right w:w="100" w:type="dxa"/>
            </w:tcMar>
          </w:tcPr>
          <w:p w14:paraId="6850292E" w14:textId="77777777" w:rsidR="0031050A" w:rsidRDefault="00CB1A99">
            <w:pPr>
              <w:spacing w:after="40"/>
            </w:pPr>
            <w:r>
              <w:rPr>
                <w:sz w:val="22"/>
                <w:szCs w:val="22"/>
              </w:rPr>
              <w:t>$150,000</w:t>
            </w:r>
          </w:p>
        </w:tc>
      </w:tr>
      <w:tr w:rsidR="0031050A" w14:paraId="60E86D24" w14:textId="77777777">
        <w:tblPrEx>
          <w:tblCellMar>
            <w:top w:w="0" w:type="dxa"/>
            <w:bottom w:w="0" w:type="dxa"/>
          </w:tblCellMar>
        </w:tblPrEx>
        <w:tc>
          <w:tcPr>
            <w:tcW w:w="3350" w:type="dxa"/>
            <w:tcMar>
              <w:top w:w="60" w:type="dxa"/>
              <w:left w:w="100" w:type="dxa"/>
              <w:bottom w:w="60" w:type="dxa"/>
              <w:right w:w="100" w:type="dxa"/>
            </w:tcMar>
          </w:tcPr>
          <w:p w14:paraId="112C2B0C" w14:textId="77777777" w:rsidR="0031050A" w:rsidRDefault="00CB1A99">
            <w:pPr>
              <w:spacing w:after="40"/>
            </w:pPr>
            <w:r>
              <w:rPr>
                <w:sz w:val="22"/>
                <w:szCs w:val="22"/>
              </w:rPr>
              <w:t>U.S. Trustee Fees</w:t>
            </w:r>
          </w:p>
        </w:tc>
        <w:tc>
          <w:tcPr>
            <w:tcW w:w="3060" w:type="dxa"/>
            <w:tcMar>
              <w:top w:w="60" w:type="dxa"/>
              <w:left w:w="100" w:type="dxa"/>
              <w:bottom w:w="60" w:type="dxa"/>
              <w:right w:w="100" w:type="dxa"/>
            </w:tcMar>
          </w:tcPr>
          <w:p w14:paraId="667C1671" w14:textId="77777777" w:rsidR="0031050A" w:rsidRDefault="00CB1A99">
            <w:pPr>
              <w:spacing w:after="40"/>
            </w:pPr>
            <w:r>
              <w:rPr>
                <w:sz w:val="22"/>
                <w:szCs w:val="22"/>
              </w:rPr>
              <w:t>U.S. Trustee</w:t>
            </w:r>
          </w:p>
        </w:tc>
        <w:tc>
          <w:tcPr>
            <w:tcW w:w="2950" w:type="dxa"/>
            <w:tcMar>
              <w:top w:w="60" w:type="dxa"/>
              <w:left w:w="100" w:type="dxa"/>
              <w:bottom w:w="60" w:type="dxa"/>
              <w:right w:w="100" w:type="dxa"/>
            </w:tcMar>
          </w:tcPr>
          <w:p w14:paraId="4175D7E6" w14:textId="77777777" w:rsidR="0031050A" w:rsidRDefault="00CB1A99">
            <w:pPr>
              <w:spacing w:after="40"/>
            </w:pPr>
            <w:r>
              <w:rPr>
                <w:sz w:val="22"/>
                <w:szCs w:val="22"/>
              </w:rPr>
              <w:t>$35,000</w:t>
            </w:r>
          </w:p>
        </w:tc>
      </w:tr>
      <w:tr w:rsidR="0031050A" w14:paraId="3B19D9D8" w14:textId="77777777">
        <w:tblPrEx>
          <w:tblCellMar>
            <w:top w:w="0" w:type="dxa"/>
            <w:bottom w:w="0" w:type="dxa"/>
          </w:tblCellMar>
        </w:tblPrEx>
        <w:tc>
          <w:tcPr>
            <w:tcW w:w="3350" w:type="dxa"/>
            <w:tcMar>
              <w:top w:w="60" w:type="dxa"/>
              <w:left w:w="100" w:type="dxa"/>
              <w:bottom w:w="60" w:type="dxa"/>
              <w:right w:w="100" w:type="dxa"/>
            </w:tcMar>
          </w:tcPr>
          <w:p w14:paraId="4FAFEF12" w14:textId="77777777" w:rsidR="0031050A" w:rsidRDefault="00CB1A99">
            <w:pPr>
              <w:spacing w:after="40"/>
            </w:pPr>
            <w:r>
              <w:rPr>
                <w:sz w:val="22"/>
                <w:szCs w:val="22"/>
              </w:rPr>
              <w:t>Debtor Legal</w:t>
            </w:r>
          </w:p>
        </w:tc>
        <w:tc>
          <w:tcPr>
            <w:tcW w:w="3060" w:type="dxa"/>
            <w:tcMar>
              <w:top w:w="60" w:type="dxa"/>
              <w:left w:w="100" w:type="dxa"/>
              <w:bottom w:w="60" w:type="dxa"/>
              <w:right w:w="100" w:type="dxa"/>
            </w:tcMar>
          </w:tcPr>
          <w:p w14:paraId="2B735C15" w14:textId="77777777" w:rsidR="0031050A" w:rsidRDefault="00CB1A99">
            <w:pPr>
              <w:spacing w:after="40"/>
            </w:pPr>
            <w:r>
              <w:rPr>
                <w:sz w:val="22"/>
                <w:szCs w:val="22"/>
              </w:rPr>
              <w:t>Jennis Law</w:t>
            </w:r>
          </w:p>
        </w:tc>
        <w:tc>
          <w:tcPr>
            <w:tcW w:w="2950" w:type="dxa"/>
            <w:tcMar>
              <w:top w:w="60" w:type="dxa"/>
              <w:left w:w="100" w:type="dxa"/>
              <w:bottom w:w="60" w:type="dxa"/>
              <w:right w:w="100" w:type="dxa"/>
            </w:tcMar>
          </w:tcPr>
          <w:p w14:paraId="03A0639B" w14:textId="77777777" w:rsidR="0031050A" w:rsidRDefault="00CB1A99">
            <w:pPr>
              <w:spacing w:after="40"/>
            </w:pPr>
            <w:r>
              <w:rPr>
                <w:sz w:val="22"/>
                <w:szCs w:val="22"/>
              </w:rPr>
              <w:t>$250,000</w:t>
            </w:r>
          </w:p>
        </w:tc>
      </w:tr>
      <w:tr w:rsidR="0031050A" w14:paraId="596A21EC" w14:textId="77777777">
        <w:tblPrEx>
          <w:tblCellMar>
            <w:top w:w="0" w:type="dxa"/>
            <w:bottom w:w="0" w:type="dxa"/>
          </w:tblCellMar>
        </w:tblPrEx>
        <w:tc>
          <w:tcPr>
            <w:tcW w:w="3350" w:type="dxa"/>
            <w:tcMar>
              <w:top w:w="60" w:type="dxa"/>
              <w:left w:w="100" w:type="dxa"/>
              <w:bottom w:w="60" w:type="dxa"/>
              <w:right w:w="100" w:type="dxa"/>
            </w:tcMar>
          </w:tcPr>
          <w:p w14:paraId="69C71792" w14:textId="77777777" w:rsidR="0031050A" w:rsidRDefault="00CB1A99">
            <w:pPr>
              <w:spacing w:after="40"/>
            </w:pPr>
            <w:r>
              <w:rPr>
                <w:sz w:val="22"/>
                <w:szCs w:val="22"/>
              </w:rPr>
              <w:t>Legal, 364 Capital, LLC</w:t>
            </w:r>
          </w:p>
        </w:tc>
        <w:tc>
          <w:tcPr>
            <w:tcW w:w="3060" w:type="dxa"/>
            <w:tcMar>
              <w:top w:w="60" w:type="dxa"/>
              <w:left w:w="100" w:type="dxa"/>
              <w:bottom w:w="60" w:type="dxa"/>
              <w:right w:w="100" w:type="dxa"/>
            </w:tcMar>
          </w:tcPr>
          <w:p w14:paraId="15E02FA8" w14:textId="77777777" w:rsidR="0031050A" w:rsidRDefault="00CB1A99">
            <w:pPr>
              <w:spacing w:after="40"/>
            </w:pPr>
            <w:r>
              <w:rPr>
                <w:sz w:val="22"/>
                <w:szCs w:val="22"/>
              </w:rPr>
              <w:t>Pack Law</w:t>
            </w:r>
          </w:p>
        </w:tc>
        <w:tc>
          <w:tcPr>
            <w:tcW w:w="2950" w:type="dxa"/>
            <w:tcMar>
              <w:top w:w="60" w:type="dxa"/>
              <w:left w:w="100" w:type="dxa"/>
              <w:bottom w:w="60" w:type="dxa"/>
              <w:right w:w="100" w:type="dxa"/>
            </w:tcMar>
          </w:tcPr>
          <w:p w14:paraId="5490FDEC" w14:textId="77777777" w:rsidR="0031050A" w:rsidRDefault="00CB1A99">
            <w:pPr>
              <w:spacing w:after="40"/>
            </w:pPr>
            <w:r>
              <w:rPr>
                <w:sz w:val="22"/>
                <w:szCs w:val="22"/>
              </w:rPr>
              <w:t>$75,000</w:t>
            </w:r>
          </w:p>
        </w:tc>
      </w:tr>
      <w:tr w:rsidR="0031050A" w14:paraId="6E433059" w14:textId="77777777">
        <w:tblPrEx>
          <w:tblCellMar>
            <w:top w:w="0" w:type="dxa"/>
            <w:bottom w:w="0" w:type="dxa"/>
          </w:tblCellMar>
        </w:tblPrEx>
        <w:tc>
          <w:tcPr>
            <w:tcW w:w="3350" w:type="dxa"/>
            <w:tcMar>
              <w:top w:w="60" w:type="dxa"/>
              <w:left w:w="100" w:type="dxa"/>
              <w:bottom w:w="60" w:type="dxa"/>
              <w:right w:w="100" w:type="dxa"/>
            </w:tcMar>
          </w:tcPr>
          <w:p w14:paraId="57A436BF" w14:textId="77777777" w:rsidR="0031050A" w:rsidRDefault="00CB1A99">
            <w:pPr>
              <w:spacing w:after="40"/>
            </w:pPr>
            <w:r>
              <w:rPr>
                <w:b/>
                <w:bCs/>
                <w:sz w:val="22"/>
                <w:szCs w:val="22"/>
              </w:rPr>
              <w:t>Total Professional Fees</w:t>
            </w:r>
          </w:p>
        </w:tc>
        <w:tc>
          <w:tcPr>
            <w:tcW w:w="3060" w:type="dxa"/>
            <w:tcMar>
              <w:top w:w="60" w:type="dxa"/>
              <w:left w:w="100" w:type="dxa"/>
              <w:bottom w:w="60" w:type="dxa"/>
              <w:right w:w="100" w:type="dxa"/>
            </w:tcMar>
          </w:tcPr>
          <w:p w14:paraId="51D51953" w14:textId="77777777" w:rsidR="0031050A" w:rsidRDefault="0031050A">
            <w:pPr>
              <w:spacing w:after="40"/>
            </w:pPr>
          </w:p>
        </w:tc>
        <w:tc>
          <w:tcPr>
            <w:tcW w:w="2950" w:type="dxa"/>
            <w:tcMar>
              <w:top w:w="60" w:type="dxa"/>
              <w:left w:w="100" w:type="dxa"/>
              <w:bottom w:w="60" w:type="dxa"/>
              <w:right w:w="100" w:type="dxa"/>
            </w:tcMar>
          </w:tcPr>
          <w:p w14:paraId="77395A1E" w14:textId="77777777" w:rsidR="0031050A" w:rsidRDefault="00CB1A99">
            <w:pPr>
              <w:spacing w:after="40"/>
            </w:pPr>
            <w:r>
              <w:rPr>
                <w:b/>
                <w:bCs/>
                <w:sz w:val="22"/>
                <w:szCs w:val="22"/>
              </w:rPr>
              <w:t>$879,350</w:t>
            </w:r>
          </w:p>
        </w:tc>
      </w:tr>
      <w:tr w:rsidR="0031050A" w14:paraId="7D7B2B53" w14:textId="77777777">
        <w:tblPrEx>
          <w:tblCellMar>
            <w:top w:w="0" w:type="dxa"/>
            <w:bottom w:w="0" w:type="dxa"/>
          </w:tblCellMar>
        </w:tblPrEx>
        <w:tc>
          <w:tcPr>
            <w:tcW w:w="3350" w:type="dxa"/>
            <w:tcMar>
              <w:top w:w="60" w:type="dxa"/>
              <w:left w:w="100" w:type="dxa"/>
              <w:bottom w:w="60" w:type="dxa"/>
              <w:right w:w="100" w:type="dxa"/>
            </w:tcMar>
          </w:tcPr>
          <w:p w14:paraId="22A2C57D" w14:textId="77777777" w:rsidR="0031050A" w:rsidRDefault="00CB1A99">
            <w:pPr>
              <w:spacing w:after="40"/>
            </w:pPr>
            <w:r>
              <w:rPr>
                <w:b/>
                <w:bCs/>
                <w:sz w:val="22"/>
                <w:szCs w:val="22"/>
              </w:rPr>
              <w:t>Hard Costs (Repairs, Maintenance &amp; Completion)</w:t>
            </w:r>
          </w:p>
        </w:tc>
        <w:tc>
          <w:tcPr>
            <w:tcW w:w="3060" w:type="dxa"/>
            <w:tcMar>
              <w:top w:w="60" w:type="dxa"/>
              <w:left w:w="100" w:type="dxa"/>
              <w:bottom w:w="60" w:type="dxa"/>
              <w:right w:w="100" w:type="dxa"/>
            </w:tcMar>
          </w:tcPr>
          <w:p w14:paraId="597F0953" w14:textId="77777777" w:rsidR="0031050A" w:rsidRDefault="0031050A">
            <w:pPr>
              <w:spacing w:after="40"/>
            </w:pPr>
          </w:p>
        </w:tc>
        <w:tc>
          <w:tcPr>
            <w:tcW w:w="2950" w:type="dxa"/>
            <w:tcMar>
              <w:top w:w="60" w:type="dxa"/>
              <w:left w:w="100" w:type="dxa"/>
              <w:bottom w:w="60" w:type="dxa"/>
              <w:right w:w="100" w:type="dxa"/>
            </w:tcMar>
          </w:tcPr>
          <w:p w14:paraId="7995A8D7" w14:textId="77777777" w:rsidR="0031050A" w:rsidRDefault="0031050A">
            <w:pPr>
              <w:spacing w:after="40"/>
            </w:pPr>
          </w:p>
        </w:tc>
      </w:tr>
      <w:tr w:rsidR="0031050A" w14:paraId="73DDA2D6" w14:textId="77777777">
        <w:tblPrEx>
          <w:tblCellMar>
            <w:top w:w="0" w:type="dxa"/>
            <w:bottom w:w="0" w:type="dxa"/>
          </w:tblCellMar>
        </w:tblPrEx>
        <w:tc>
          <w:tcPr>
            <w:tcW w:w="3350" w:type="dxa"/>
            <w:tcMar>
              <w:top w:w="60" w:type="dxa"/>
              <w:left w:w="100" w:type="dxa"/>
              <w:bottom w:w="60" w:type="dxa"/>
              <w:right w:w="100" w:type="dxa"/>
            </w:tcMar>
          </w:tcPr>
          <w:p w14:paraId="793A0CA7" w14:textId="77777777" w:rsidR="0031050A" w:rsidRDefault="00CB1A99">
            <w:pPr>
              <w:spacing w:after="40"/>
            </w:pPr>
            <w:r>
              <w:rPr>
                <w:sz w:val="22"/>
                <w:szCs w:val="22"/>
              </w:rPr>
              <w:t>Build-Out 34 Condos</w:t>
            </w:r>
          </w:p>
        </w:tc>
        <w:tc>
          <w:tcPr>
            <w:tcW w:w="3060" w:type="dxa"/>
            <w:tcMar>
              <w:top w:w="60" w:type="dxa"/>
              <w:left w:w="100" w:type="dxa"/>
              <w:bottom w:w="60" w:type="dxa"/>
              <w:right w:w="100" w:type="dxa"/>
            </w:tcMar>
          </w:tcPr>
          <w:p w14:paraId="43046C76" w14:textId="77777777" w:rsidR="0031050A" w:rsidRDefault="00CB1A99">
            <w:pPr>
              <w:spacing w:after="40"/>
            </w:pPr>
            <w:r>
              <w:rPr>
                <w:sz w:val="22"/>
                <w:szCs w:val="22"/>
              </w:rPr>
              <w:t>One Touch Construction</w:t>
            </w:r>
          </w:p>
        </w:tc>
        <w:tc>
          <w:tcPr>
            <w:tcW w:w="2950" w:type="dxa"/>
            <w:tcMar>
              <w:top w:w="60" w:type="dxa"/>
              <w:left w:w="100" w:type="dxa"/>
              <w:bottom w:w="60" w:type="dxa"/>
              <w:right w:w="100" w:type="dxa"/>
            </w:tcMar>
          </w:tcPr>
          <w:p w14:paraId="1BC1C635" w14:textId="77777777" w:rsidR="0031050A" w:rsidRDefault="00CB1A99">
            <w:pPr>
              <w:spacing w:after="40"/>
            </w:pPr>
            <w:r>
              <w:rPr>
                <w:sz w:val="22"/>
                <w:szCs w:val="22"/>
              </w:rPr>
              <w:t>$4,250,000</w:t>
            </w:r>
          </w:p>
        </w:tc>
      </w:tr>
      <w:tr w:rsidR="0031050A" w14:paraId="1A7DA098" w14:textId="77777777">
        <w:tblPrEx>
          <w:tblCellMar>
            <w:top w:w="0" w:type="dxa"/>
            <w:bottom w:w="0" w:type="dxa"/>
          </w:tblCellMar>
        </w:tblPrEx>
        <w:tc>
          <w:tcPr>
            <w:tcW w:w="3350" w:type="dxa"/>
            <w:tcMar>
              <w:top w:w="60" w:type="dxa"/>
              <w:left w:w="100" w:type="dxa"/>
              <w:bottom w:w="60" w:type="dxa"/>
              <w:right w:w="100" w:type="dxa"/>
            </w:tcMar>
          </w:tcPr>
          <w:p w14:paraId="18BCE5CE" w14:textId="77777777" w:rsidR="0031050A" w:rsidRDefault="00CB1A99">
            <w:pPr>
              <w:spacing w:after="40"/>
            </w:pPr>
            <w:r>
              <w:rPr>
                <w:sz w:val="22"/>
                <w:szCs w:val="22"/>
              </w:rPr>
              <w:t>Condo Pool</w:t>
            </w:r>
          </w:p>
        </w:tc>
        <w:tc>
          <w:tcPr>
            <w:tcW w:w="3060" w:type="dxa"/>
            <w:tcMar>
              <w:top w:w="60" w:type="dxa"/>
              <w:left w:w="100" w:type="dxa"/>
              <w:bottom w:w="60" w:type="dxa"/>
              <w:right w:w="100" w:type="dxa"/>
            </w:tcMar>
          </w:tcPr>
          <w:p w14:paraId="21C8BF45" w14:textId="77777777" w:rsidR="0031050A" w:rsidRDefault="00CB1A99">
            <w:pPr>
              <w:spacing w:after="40"/>
            </w:pPr>
            <w:r>
              <w:rPr>
                <w:sz w:val="22"/>
                <w:szCs w:val="22"/>
              </w:rPr>
              <w:t>Tindall Pools</w:t>
            </w:r>
          </w:p>
        </w:tc>
        <w:tc>
          <w:tcPr>
            <w:tcW w:w="2950" w:type="dxa"/>
            <w:tcMar>
              <w:top w:w="60" w:type="dxa"/>
              <w:left w:w="100" w:type="dxa"/>
              <w:bottom w:w="60" w:type="dxa"/>
              <w:right w:w="100" w:type="dxa"/>
            </w:tcMar>
          </w:tcPr>
          <w:p w14:paraId="2D5E6CB8" w14:textId="77777777" w:rsidR="0031050A" w:rsidRDefault="00CB1A99">
            <w:pPr>
              <w:spacing w:after="40"/>
            </w:pPr>
            <w:r>
              <w:rPr>
                <w:sz w:val="22"/>
                <w:szCs w:val="22"/>
              </w:rPr>
              <w:t>$500,000</w:t>
            </w:r>
          </w:p>
        </w:tc>
      </w:tr>
      <w:tr w:rsidR="0031050A" w14:paraId="594E92B7" w14:textId="77777777">
        <w:tblPrEx>
          <w:tblCellMar>
            <w:top w:w="0" w:type="dxa"/>
            <w:bottom w:w="0" w:type="dxa"/>
          </w:tblCellMar>
        </w:tblPrEx>
        <w:tc>
          <w:tcPr>
            <w:tcW w:w="3350" w:type="dxa"/>
            <w:tcMar>
              <w:top w:w="60" w:type="dxa"/>
              <w:left w:w="100" w:type="dxa"/>
              <w:bottom w:w="60" w:type="dxa"/>
              <w:right w:w="100" w:type="dxa"/>
            </w:tcMar>
          </w:tcPr>
          <w:p w14:paraId="6086A136" w14:textId="77777777" w:rsidR="0031050A" w:rsidRDefault="00CB1A99">
            <w:pPr>
              <w:spacing w:after="40"/>
            </w:pPr>
            <w:r>
              <w:rPr>
                <w:sz w:val="22"/>
                <w:szCs w:val="22"/>
              </w:rPr>
              <w:t>Lobby and Hallways Build-Out</w:t>
            </w:r>
          </w:p>
        </w:tc>
        <w:tc>
          <w:tcPr>
            <w:tcW w:w="3060" w:type="dxa"/>
            <w:tcMar>
              <w:top w:w="60" w:type="dxa"/>
              <w:left w:w="100" w:type="dxa"/>
              <w:bottom w:w="60" w:type="dxa"/>
              <w:right w:w="100" w:type="dxa"/>
            </w:tcMar>
          </w:tcPr>
          <w:p w14:paraId="27E38516" w14:textId="77777777" w:rsidR="0031050A" w:rsidRDefault="00CB1A99">
            <w:pPr>
              <w:spacing w:after="40"/>
            </w:pPr>
            <w:r>
              <w:rPr>
                <w:sz w:val="22"/>
                <w:szCs w:val="22"/>
              </w:rPr>
              <w:t>One Touch Construction</w:t>
            </w:r>
          </w:p>
        </w:tc>
        <w:tc>
          <w:tcPr>
            <w:tcW w:w="2950" w:type="dxa"/>
            <w:tcMar>
              <w:top w:w="60" w:type="dxa"/>
              <w:left w:w="100" w:type="dxa"/>
              <w:bottom w:w="60" w:type="dxa"/>
              <w:right w:w="100" w:type="dxa"/>
            </w:tcMar>
          </w:tcPr>
          <w:p w14:paraId="5E75691E" w14:textId="77777777" w:rsidR="0031050A" w:rsidRDefault="00CB1A99">
            <w:pPr>
              <w:spacing w:after="40"/>
            </w:pPr>
            <w:r>
              <w:rPr>
                <w:sz w:val="22"/>
                <w:szCs w:val="22"/>
              </w:rPr>
              <w:t>$100,000</w:t>
            </w:r>
          </w:p>
        </w:tc>
      </w:tr>
      <w:tr w:rsidR="0031050A" w14:paraId="2C0B9052" w14:textId="77777777">
        <w:tblPrEx>
          <w:tblCellMar>
            <w:top w:w="0" w:type="dxa"/>
            <w:bottom w:w="0" w:type="dxa"/>
          </w:tblCellMar>
        </w:tblPrEx>
        <w:tc>
          <w:tcPr>
            <w:tcW w:w="3350" w:type="dxa"/>
            <w:tcMar>
              <w:top w:w="60" w:type="dxa"/>
              <w:left w:w="100" w:type="dxa"/>
              <w:bottom w:w="60" w:type="dxa"/>
              <w:right w:w="100" w:type="dxa"/>
            </w:tcMar>
          </w:tcPr>
          <w:p w14:paraId="365F691F" w14:textId="77777777" w:rsidR="0031050A" w:rsidRDefault="00CB1A99">
            <w:pPr>
              <w:spacing w:after="40"/>
            </w:pPr>
            <w:r>
              <w:rPr>
                <w:sz w:val="22"/>
                <w:szCs w:val="22"/>
              </w:rPr>
              <w:t>Landscaping – Condos and Land</w:t>
            </w:r>
          </w:p>
        </w:tc>
        <w:tc>
          <w:tcPr>
            <w:tcW w:w="3060" w:type="dxa"/>
            <w:tcMar>
              <w:top w:w="60" w:type="dxa"/>
              <w:left w:w="100" w:type="dxa"/>
              <w:bottom w:w="60" w:type="dxa"/>
              <w:right w:w="100" w:type="dxa"/>
            </w:tcMar>
          </w:tcPr>
          <w:p w14:paraId="0550A0A8" w14:textId="77777777" w:rsidR="0031050A" w:rsidRDefault="00CB1A99">
            <w:pPr>
              <w:spacing w:after="40"/>
            </w:pPr>
            <w:r>
              <w:rPr>
                <w:sz w:val="22"/>
                <w:szCs w:val="22"/>
              </w:rPr>
              <w:t>Barry’s</w:t>
            </w:r>
          </w:p>
        </w:tc>
        <w:tc>
          <w:tcPr>
            <w:tcW w:w="2950" w:type="dxa"/>
            <w:tcMar>
              <w:top w:w="60" w:type="dxa"/>
              <w:left w:w="100" w:type="dxa"/>
              <w:bottom w:w="60" w:type="dxa"/>
              <w:right w:w="100" w:type="dxa"/>
            </w:tcMar>
          </w:tcPr>
          <w:p w14:paraId="01301112" w14:textId="77777777" w:rsidR="0031050A" w:rsidRDefault="00CB1A99">
            <w:pPr>
              <w:spacing w:after="40"/>
            </w:pPr>
            <w:r>
              <w:rPr>
                <w:sz w:val="22"/>
                <w:szCs w:val="22"/>
              </w:rPr>
              <w:t>$125,000</w:t>
            </w:r>
          </w:p>
        </w:tc>
      </w:tr>
      <w:tr w:rsidR="0031050A" w14:paraId="310995D5" w14:textId="77777777">
        <w:tblPrEx>
          <w:tblCellMar>
            <w:top w:w="0" w:type="dxa"/>
            <w:bottom w:w="0" w:type="dxa"/>
          </w:tblCellMar>
        </w:tblPrEx>
        <w:tc>
          <w:tcPr>
            <w:tcW w:w="3350" w:type="dxa"/>
            <w:tcMar>
              <w:top w:w="60" w:type="dxa"/>
              <w:left w:w="100" w:type="dxa"/>
              <w:bottom w:w="60" w:type="dxa"/>
              <w:right w:w="100" w:type="dxa"/>
            </w:tcMar>
          </w:tcPr>
          <w:p w14:paraId="52AC56C8" w14:textId="77777777" w:rsidR="0031050A" w:rsidRDefault="00CB1A99">
            <w:pPr>
              <w:spacing w:after="40"/>
            </w:pPr>
            <w:r>
              <w:rPr>
                <w:sz w:val="22"/>
                <w:szCs w:val="22"/>
              </w:rPr>
              <w:t>Balcony Remediation</w:t>
            </w:r>
          </w:p>
        </w:tc>
        <w:tc>
          <w:tcPr>
            <w:tcW w:w="3060" w:type="dxa"/>
            <w:tcMar>
              <w:top w:w="60" w:type="dxa"/>
              <w:left w:w="100" w:type="dxa"/>
              <w:bottom w:w="60" w:type="dxa"/>
              <w:right w:w="100" w:type="dxa"/>
            </w:tcMar>
          </w:tcPr>
          <w:p w14:paraId="388A1674" w14:textId="77777777" w:rsidR="0031050A" w:rsidRDefault="00CB1A99">
            <w:pPr>
              <w:spacing w:after="40"/>
            </w:pPr>
            <w:r>
              <w:rPr>
                <w:sz w:val="22"/>
                <w:szCs w:val="22"/>
              </w:rPr>
              <w:t>FJ Peterson</w:t>
            </w:r>
          </w:p>
        </w:tc>
        <w:tc>
          <w:tcPr>
            <w:tcW w:w="2950" w:type="dxa"/>
            <w:tcMar>
              <w:top w:w="60" w:type="dxa"/>
              <w:left w:w="100" w:type="dxa"/>
              <w:bottom w:w="60" w:type="dxa"/>
              <w:right w:w="100" w:type="dxa"/>
            </w:tcMar>
          </w:tcPr>
          <w:p w14:paraId="248C2F91" w14:textId="77777777" w:rsidR="0031050A" w:rsidRDefault="00CB1A99">
            <w:pPr>
              <w:spacing w:after="40"/>
            </w:pPr>
            <w:r>
              <w:rPr>
                <w:sz w:val="22"/>
                <w:szCs w:val="22"/>
              </w:rPr>
              <w:t>$25,000</w:t>
            </w:r>
          </w:p>
        </w:tc>
      </w:tr>
      <w:tr w:rsidR="0031050A" w14:paraId="01D5A262" w14:textId="77777777">
        <w:tblPrEx>
          <w:tblCellMar>
            <w:top w:w="0" w:type="dxa"/>
            <w:bottom w:w="0" w:type="dxa"/>
          </w:tblCellMar>
        </w:tblPrEx>
        <w:tc>
          <w:tcPr>
            <w:tcW w:w="3350" w:type="dxa"/>
            <w:tcMar>
              <w:top w:w="60" w:type="dxa"/>
              <w:left w:w="100" w:type="dxa"/>
              <w:bottom w:w="60" w:type="dxa"/>
              <w:right w:w="100" w:type="dxa"/>
            </w:tcMar>
          </w:tcPr>
          <w:p w14:paraId="57C5E325" w14:textId="77777777" w:rsidR="0031050A" w:rsidRDefault="00CB1A99">
            <w:pPr>
              <w:spacing w:after="40"/>
            </w:pPr>
            <w:r>
              <w:rPr>
                <w:b/>
                <w:bCs/>
                <w:sz w:val="22"/>
                <w:szCs w:val="22"/>
              </w:rPr>
              <w:t>Total Hard Costs</w:t>
            </w:r>
          </w:p>
        </w:tc>
        <w:tc>
          <w:tcPr>
            <w:tcW w:w="3060" w:type="dxa"/>
            <w:tcMar>
              <w:top w:w="60" w:type="dxa"/>
              <w:left w:w="100" w:type="dxa"/>
              <w:bottom w:w="60" w:type="dxa"/>
              <w:right w:w="100" w:type="dxa"/>
            </w:tcMar>
          </w:tcPr>
          <w:p w14:paraId="5DA7E951" w14:textId="77777777" w:rsidR="0031050A" w:rsidRDefault="0031050A">
            <w:pPr>
              <w:spacing w:after="40"/>
            </w:pPr>
          </w:p>
        </w:tc>
        <w:tc>
          <w:tcPr>
            <w:tcW w:w="2950" w:type="dxa"/>
            <w:tcMar>
              <w:top w:w="60" w:type="dxa"/>
              <w:left w:w="100" w:type="dxa"/>
              <w:bottom w:w="60" w:type="dxa"/>
              <w:right w:w="100" w:type="dxa"/>
            </w:tcMar>
          </w:tcPr>
          <w:p w14:paraId="0DAEB154" w14:textId="77777777" w:rsidR="0031050A" w:rsidRDefault="00CB1A99">
            <w:pPr>
              <w:spacing w:after="40"/>
            </w:pPr>
            <w:r>
              <w:rPr>
                <w:b/>
                <w:bCs/>
                <w:sz w:val="22"/>
                <w:szCs w:val="22"/>
              </w:rPr>
              <w:t>$5,000,000</w:t>
            </w:r>
          </w:p>
        </w:tc>
      </w:tr>
      <w:tr w:rsidR="0031050A" w14:paraId="31271E73" w14:textId="77777777">
        <w:tblPrEx>
          <w:tblCellMar>
            <w:top w:w="0" w:type="dxa"/>
            <w:bottom w:w="0" w:type="dxa"/>
          </w:tblCellMar>
        </w:tblPrEx>
        <w:tc>
          <w:tcPr>
            <w:tcW w:w="3350" w:type="dxa"/>
            <w:tcMar>
              <w:top w:w="60" w:type="dxa"/>
              <w:left w:w="100" w:type="dxa"/>
              <w:bottom w:w="60" w:type="dxa"/>
              <w:right w:w="100" w:type="dxa"/>
            </w:tcMar>
          </w:tcPr>
          <w:p w14:paraId="7BC34C49" w14:textId="77777777" w:rsidR="0031050A" w:rsidRDefault="00CB1A99">
            <w:pPr>
              <w:spacing w:after="40"/>
            </w:pPr>
            <w:r>
              <w:rPr>
                <w:b/>
                <w:bCs/>
                <w:sz w:val="22"/>
                <w:szCs w:val="22"/>
              </w:rPr>
              <w:t>Other</w:t>
            </w:r>
          </w:p>
        </w:tc>
        <w:tc>
          <w:tcPr>
            <w:tcW w:w="3060" w:type="dxa"/>
            <w:tcMar>
              <w:top w:w="60" w:type="dxa"/>
              <w:left w:w="100" w:type="dxa"/>
              <w:bottom w:w="60" w:type="dxa"/>
              <w:right w:w="100" w:type="dxa"/>
            </w:tcMar>
          </w:tcPr>
          <w:p w14:paraId="0E527FB1" w14:textId="77777777" w:rsidR="0031050A" w:rsidRDefault="0031050A">
            <w:pPr>
              <w:spacing w:after="40"/>
            </w:pPr>
          </w:p>
        </w:tc>
        <w:tc>
          <w:tcPr>
            <w:tcW w:w="2950" w:type="dxa"/>
            <w:tcMar>
              <w:top w:w="60" w:type="dxa"/>
              <w:left w:w="100" w:type="dxa"/>
              <w:bottom w:w="60" w:type="dxa"/>
              <w:right w:w="100" w:type="dxa"/>
            </w:tcMar>
          </w:tcPr>
          <w:p w14:paraId="0DF95463" w14:textId="77777777" w:rsidR="0031050A" w:rsidRDefault="0031050A">
            <w:pPr>
              <w:spacing w:after="40"/>
            </w:pPr>
          </w:p>
        </w:tc>
      </w:tr>
      <w:tr w:rsidR="0031050A" w14:paraId="56DDB7B6" w14:textId="77777777">
        <w:tblPrEx>
          <w:tblCellMar>
            <w:top w:w="0" w:type="dxa"/>
            <w:bottom w:w="0" w:type="dxa"/>
          </w:tblCellMar>
        </w:tblPrEx>
        <w:tc>
          <w:tcPr>
            <w:tcW w:w="3350" w:type="dxa"/>
            <w:tcMar>
              <w:top w:w="60" w:type="dxa"/>
              <w:left w:w="100" w:type="dxa"/>
              <w:bottom w:w="60" w:type="dxa"/>
              <w:right w:w="100" w:type="dxa"/>
            </w:tcMar>
          </w:tcPr>
          <w:p w14:paraId="44C7FC5E" w14:textId="77777777" w:rsidR="0031050A" w:rsidRDefault="00CB1A99">
            <w:pPr>
              <w:spacing w:after="40"/>
            </w:pPr>
            <w:r>
              <w:rPr>
                <w:sz w:val="22"/>
                <w:szCs w:val="22"/>
              </w:rPr>
              <w:t>Deferred Fee</w:t>
            </w:r>
          </w:p>
        </w:tc>
        <w:tc>
          <w:tcPr>
            <w:tcW w:w="3060" w:type="dxa"/>
            <w:tcMar>
              <w:top w:w="60" w:type="dxa"/>
              <w:left w:w="100" w:type="dxa"/>
              <w:bottom w:w="60" w:type="dxa"/>
              <w:right w:w="100" w:type="dxa"/>
            </w:tcMar>
          </w:tcPr>
          <w:p w14:paraId="47296CC7" w14:textId="77777777" w:rsidR="0031050A" w:rsidRDefault="00CB1A99">
            <w:pPr>
              <w:spacing w:after="40"/>
            </w:pPr>
            <w:r>
              <w:rPr>
                <w:sz w:val="22"/>
                <w:szCs w:val="22"/>
              </w:rPr>
              <w:t>364 Capital, LLC</w:t>
            </w:r>
          </w:p>
        </w:tc>
        <w:tc>
          <w:tcPr>
            <w:tcW w:w="2950" w:type="dxa"/>
            <w:tcMar>
              <w:top w:w="60" w:type="dxa"/>
              <w:left w:w="100" w:type="dxa"/>
              <w:bottom w:w="60" w:type="dxa"/>
              <w:right w:w="100" w:type="dxa"/>
            </w:tcMar>
          </w:tcPr>
          <w:p w14:paraId="1B3EE4D6" w14:textId="77777777" w:rsidR="0031050A" w:rsidRDefault="00CB1A99">
            <w:pPr>
              <w:spacing w:after="40"/>
            </w:pPr>
            <w:r>
              <w:rPr>
                <w:sz w:val="22"/>
                <w:szCs w:val="22"/>
              </w:rPr>
              <w:t>$75,000</w:t>
            </w:r>
          </w:p>
        </w:tc>
      </w:tr>
      <w:tr w:rsidR="0031050A" w14:paraId="409A5499" w14:textId="77777777">
        <w:tblPrEx>
          <w:tblCellMar>
            <w:top w:w="0" w:type="dxa"/>
            <w:bottom w:w="0" w:type="dxa"/>
          </w:tblCellMar>
        </w:tblPrEx>
        <w:tc>
          <w:tcPr>
            <w:tcW w:w="3350" w:type="dxa"/>
            <w:tcMar>
              <w:top w:w="60" w:type="dxa"/>
              <w:left w:w="100" w:type="dxa"/>
              <w:bottom w:w="60" w:type="dxa"/>
              <w:right w:w="100" w:type="dxa"/>
            </w:tcMar>
          </w:tcPr>
          <w:p w14:paraId="12DDB662" w14:textId="77777777" w:rsidR="0031050A" w:rsidRDefault="00CB1A99">
            <w:pPr>
              <w:spacing w:after="40"/>
            </w:pPr>
            <w:r>
              <w:rPr>
                <w:sz w:val="22"/>
                <w:szCs w:val="22"/>
              </w:rPr>
              <w:t>Phase II Fee</w:t>
            </w:r>
          </w:p>
        </w:tc>
        <w:tc>
          <w:tcPr>
            <w:tcW w:w="3060" w:type="dxa"/>
            <w:tcMar>
              <w:top w:w="60" w:type="dxa"/>
              <w:left w:w="100" w:type="dxa"/>
              <w:bottom w:w="60" w:type="dxa"/>
              <w:right w:w="100" w:type="dxa"/>
            </w:tcMar>
          </w:tcPr>
          <w:p w14:paraId="5EAA8B57" w14:textId="77777777" w:rsidR="0031050A" w:rsidRDefault="00CB1A99">
            <w:pPr>
              <w:spacing w:after="40"/>
            </w:pPr>
            <w:r>
              <w:rPr>
                <w:sz w:val="22"/>
                <w:szCs w:val="22"/>
              </w:rPr>
              <w:t>364 Capital, LLC</w:t>
            </w:r>
          </w:p>
        </w:tc>
        <w:tc>
          <w:tcPr>
            <w:tcW w:w="2950" w:type="dxa"/>
            <w:tcMar>
              <w:top w:w="60" w:type="dxa"/>
              <w:left w:w="100" w:type="dxa"/>
              <w:bottom w:w="60" w:type="dxa"/>
              <w:right w:w="100" w:type="dxa"/>
            </w:tcMar>
          </w:tcPr>
          <w:p w14:paraId="4FB07C38" w14:textId="77777777" w:rsidR="0031050A" w:rsidRDefault="00CB1A99">
            <w:pPr>
              <w:spacing w:after="40"/>
            </w:pPr>
            <w:r>
              <w:rPr>
                <w:sz w:val="22"/>
                <w:szCs w:val="22"/>
              </w:rPr>
              <w:t>$50,000</w:t>
            </w:r>
          </w:p>
        </w:tc>
      </w:tr>
      <w:tr w:rsidR="0031050A" w14:paraId="50D8B85C" w14:textId="77777777">
        <w:tblPrEx>
          <w:tblCellMar>
            <w:top w:w="0" w:type="dxa"/>
            <w:bottom w:w="0" w:type="dxa"/>
          </w:tblCellMar>
        </w:tblPrEx>
        <w:tc>
          <w:tcPr>
            <w:tcW w:w="3350" w:type="dxa"/>
            <w:tcMar>
              <w:top w:w="60" w:type="dxa"/>
              <w:left w:w="100" w:type="dxa"/>
              <w:bottom w:w="60" w:type="dxa"/>
              <w:right w:w="100" w:type="dxa"/>
            </w:tcMar>
          </w:tcPr>
          <w:p w14:paraId="7BAC4CC4" w14:textId="77777777" w:rsidR="0031050A" w:rsidRDefault="00CB1A99">
            <w:pPr>
              <w:spacing w:after="40"/>
            </w:pPr>
            <w:r>
              <w:rPr>
                <w:sz w:val="22"/>
                <w:szCs w:val="22"/>
              </w:rPr>
              <w:t>Application Fee</w:t>
            </w:r>
          </w:p>
        </w:tc>
        <w:tc>
          <w:tcPr>
            <w:tcW w:w="3060" w:type="dxa"/>
            <w:tcMar>
              <w:top w:w="60" w:type="dxa"/>
              <w:left w:w="100" w:type="dxa"/>
              <w:bottom w:w="60" w:type="dxa"/>
              <w:right w:w="100" w:type="dxa"/>
            </w:tcMar>
          </w:tcPr>
          <w:p w14:paraId="1C09FD95" w14:textId="77777777" w:rsidR="0031050A" w:rsidRDefault="00CB1A99">
            <w:pPr>
              <w:spacing w:after="40"/>
            </w:pPr>
            <w:r>
              <w:rPr>
                <w:sz w:val="22"/>
                <w:szCs w:val="22"/>
              </w:rPr>
              <w:t>Summit</w:t>
            </w:r>
          </w:p>
        </w:tc>
        <w:tc>
          <w:tcPr>
            <w:tcW w:w="2950" w:type="dxa"/>
            <w:tcMar>
              <w:top w:w="60" w:type="dxa"/>
              <w:left w:w="100" w:type="dxa"/>
              <w:bottom w:w="60" w:type="dxa"/>
              <w:right w:w="100" w:type="dxa"/>
            </w:tcMar>
          </w:tcPr>
          <w:p w14:paraId="4651F2B4" w14:textId="77777777" w:rsidR="0031050A" w:rsidRDefault="00CB1A99">
            <w:pPr>
              <w:spacing w:after="40"/>
            </w:pPr>
            <w:r>
              <w:rPr>
                <w:sz w:val="22"/>
                <w:szCs w:val="22"/>
              </w:rPr>
              <w:t>$50,000</w:t>
            </w:r>
          </w:p>
        </w:tc>
      </w:tr>
      <w:tr w:rsidR="0031050A" w14:paraId="7372D9E1" w14:textId="77777777">
        <w:tblPrEx>
          <w:tblCellMar>
            <w:top w:w="0" w:type="dxa"/>
            <w:bottom w:w="0" w:type="dxa"/>
          </w:tblCellMar>
        </w:tblPrEx>
        <w:tc>
          <w:tcPr>
            <w:tcW w:w="3350" w:type="dxa"/>
            <w:tcMar>
              <w:top w:w="60" w:type="dxa"/>
              <w:left w:w="100" w:type="dxa"/>
              <w:bottom w:w="60" w:type="dxa"/>
              <w:right w:w="100" w:type="dxa"/>
            </w:tcMar>
          </w:tcPr>
          <w:p w14:paraId="25257A83" w14:textId="77777777" w:rsidR="0031050A" w:rsidRDefault="00CB1A99">
            <w:pPr>
              <w:spacing w:after="40"/>
            </w:pPr>
            <w:r>
              <w:rPr>
                <w:sz w:val="22"/>
                <w:szCs w:val="22"/>
              </w:rPr>
              <w:t>Estimated Closing Costs</w:t>
            </w:r>
          </w:p>
        </w:tc>
        <w:tc>
          <w:tcPr>
            <w:tcW w:w="3060" w:type="dxa"/>
            <w:tcMar>
              <w:top w:w="60" w:type="dxa"/>
              <w:left w:w="100" w:type="dxa"/>
              <w:bottom w:w="60" w:type="dxa"/>
              <w:right w:w="100" w:type="dxa"/>
            </w:tcMar>
          </w:tcPr>
          <w:p w14:paraId="29D9CC4E" w14:textId="77777777" w:rsidR="0031050A" w:rsidRDefault="00CB1A99">
            <w:pPr>
              <w:spacing w:after="40"/>
            </w:pPr>
            <w:r>
              <w:rPr>
                <w:sz w:val="22"/>
                <w:szCs w:val="22"/>
              </w:rPr>
              <w:t>Multiple TBD</w:t>
            </w:r>
          </w:p>
        </w:tc>
        <w:tc>
          <w:tcPr>
            <w:tcW w:w="2950" w:type="dxa"/>
            <w:tcMar>
              <w:top w:w="60" w:type="dxa"/>
              <w:left w:w="100" w:type="dxa"/>
              <w:bottom w:w="60" w:type="dxa"/>
              <w:right w:w="100" w:type="dxa"/>
            </w:tcMar>
          </w:tcPr>
          <w:p w14:paraId="237FA893" w14:textId="77777777" w:rsidR="0031050A" w:rsidRDefault="00CB1A99">
            <w:pPr>
              <w:spacing w:after="40"/>
            </w:pPr>
            <w:r>
              <w:rPr>
                <w:sz w:val="22"/>
                <w:szCs w:val="22"/>
              </w:rPr>
              <w:t>$35,019</w:t>
            </w:r>
          </w:p>
        </w:tc>
      </w:tr>
      <w:tr w:rsidR="0031050A" w14:paraId="53369F90" w14:textId="77777777">
        <w:tblPrEx>
          <w:tblCellMar>
            <w:top w:w="0" w:type="dxa"/>
            <w:bottom w:w="0" w:type="dxa"/>
          </w:tblCellMar>
        </w:tblPrEx>
        <w:tc>
          <w:tcPr>
            <w:tcW w:w="3350" w:type="dxa"/>
            <w:tcMar>
              <w:top w:w="60" w:type="dxa"/>
              <w:left w:w="100" w:type="dxa"/>
              <w:bottom w:w="60" w:type="dxa"/>
              <w:right w:w="100" w:type="dxa"/>
            </w:tcMar>
          </w:tcPr>
          <w:p w14:paraId="181D7BB6" w14:textId="77777777" w:rsidR="0031050A" w:rsidRDefault="00CB1A99">
            <w:pPr>
              <w:spacing w:after="40"/>
            </w:pPr>
            <w:r>
              <w:rPr>
                <w:sz w:val="22"/>
                <w:szCs w:val="22"/>
              </w:rPr>
              <w:t>Construction Management</w:t>
            </w:r>
          </w:p>
        </w:tc>
        <w:tc>
          <w:tcPr>
            <w:tcW w:w="3060" w:type="dxa"/>
            <w:tcMar>
              <w:top w:w="60" w:type="dxa"/>
              <w:left w:w="100" w:type="dxa"/>
              <w:bottom w:w="60" w:type="dxa"/>
              <w:right w:w="100" w:type="dxa"/>
            </w:tcMar>
          </w:tcPr>
          <w:p w14:paraId="3E1FA90B" w14:textId="77777777" w:rsidR="0031050A" w:rsidRDefault="00CB1A99">
            <w:pPr>
              <w:spacing w:after="40"/>
            </w:pPr>
            <w:r>
              <w:rPr>
                <w:sz w:val="22"/>
                <w:szCs w:val="22"/>
              </w:rPr>
              <w:t>Ryan M. Leestma</w:t>
            </w:r>
          </w:p>
        </w:tc>
        <w:tc>
          <w:tcPr>
            <w:tcW w:w="2950" w:type="dxa"/>
            <w:tcMar>
              <w:top w:w="60" w:type="dxa"/>
              <w:left w:w="100" w:type="dxa"/>
              <w:bottom w:w="60" w:type="dxa"/>
              <w:right w:w="100" w:type="dxa"/>
            </w:tcMar>
          </w:tcPr>
          <w:p w14:paraId="5FA4E01D" w14:textId="77777777" w:rsidR="0031050A" w:rsidRDefault="00CB1A99">
            <w:pPr>
              <w:spacing w:after="40"/>
            </w:pPr>
            <w:r>
              <w:rPr>
                <w:sz w:val="22"/>
                <w:szCs w:val="22"/>
              </w:rPr>
              <w:t>$150,000</w:t>
            </w:r>
          </w:p>
        </w:tc>
      </w:tr>
      <w:tr w:rsidR="0031050A" w14:paraId="0F5D5FE4" w14:textId="77777777">
        <w:tblPrEx>
          <w:tblCellMar>
            <w:top w:w="0" w:type="dxa"/>
            <w:bottom w:w="0" w:type="dxa"/>
          </w:tblCellMar>
        </w:tblPrEx>
        <w:tc>
          <w:tcPr>
            <w:tcW w:w="3350" w:type="dxa"/>
            <w:tcMar>
              <w:top w:w="60" w:type="dxa"/>
              <w:left w:w="100" w:type="dxa"/>
              <w:bottom w:w="60" w:type="dxa"/>
              <w:right w:w="100" w:type="dxa"/>
            </w:tcMar>
          </w:tcPr>
          <w:p w14:paraId="719427C8" w14:textId="77777777" w:rsidR="0031050A" w:rsidRDefault="00CB1A99">
            <w:pPr>
              <w:spacing w:after="40"/>
            </w:pPr>
            <w:r>
              <w:rPr>
                <w:sz w:val="22"/>
                <w:szCs w:val="22"/>
              </w:rPr>
              <w:t>Contingency</w:t>
            </w:r>
          </w:p>
        </w:tc>
        <w:tc>
          <w:tcPr>
            <w:tcW w:w="3060" w:type="dxa"/>
            <w:tcMar>
              <w:top w:w="60" w:type="dxa"/>
              <w:left w:w="100" w:type="dxa"/>
              <w:bottom w:w="60" w:type="dxa"/>
              <w:right w:w="100" w:type="dxa"/>
            </w:tcMar>
          </w:tcPr>
          <w:p w14:paraId="5BC72701" w14:textId="77777777" w:rsidR="0031050A" w:rsidRDefault="00CB1A99">
            <w:pPr>
              <w:spacing w:after="40"/>
            </w:pPr>
            <w:r>
              <w:rPr>
                <w:sz w:val="22"/>
                <w:szCs w:val="22"/>
              </w:rPr>
              <w:t>As Needed</w:t>
            </w:r>
          </w:p>
        </w:tc>
        <w:tc>
          <w:tcPr>
            <w:tcW w:w="2950" w:type="dxa"/>
            <w:tcMar>
              <w:top w:w="60" w:type="dxa"/>
              <w:left w:w="100" w:type="dxa"/>
              <w:bottom w:w="60" w:type="dxa"/>
              <w:right w:w="100" w:type="dxa"/>
            </w:tcMar>
          </w:tcPr>
          <w:p w14:paraId="02303B3E" w14:textId="77777777" w:rsidR="0031050A" w:rsidRDefault="00CB1A99">
            <w:pPr>
              <w:spacing w:after="40"/>
            </w:pPr>
            <w:r>
              <w:rPr>
                <w:sz w:val="22"/>
                <w:szCs w:val="22"/>
              </w:rPr>
              <w:t>$195,000</w:t>
            </w:r>
          </w:p>
        </w:tc>
      </w:tr>
      <w:tr w:rsidR="0031050A" w14:paraId="18F30E8F" w14:textId="77777777">
        <w:tblPrEx>
          <w:tblCellMar>
            <w:top w:w="0" w:type="dxa"/>
            <w:bottom w:w="0" w:type="dxa"/>
          </w:tblCellMar>
        </w:tblPrEx>
        <w:tc>
          <w:tcPr>
            <w:tcW w:w="3350" w:type="dxa"/>
            <w:tcMar>
              <w:top w:w="60" w:type="dxa"/>
              <w:left w:w="100" w:type="dxa"/>
              <w:bottom w:w="60" w:type="dxa"/>
              <w:right w:w="100" w:type="dxa"/>
            </w:tcMar>
          </w:tcPr>
          <w:p w14:paraId="0C34614F" w14:textId="77777777" w:rsidR="0031050A" w:rsidRDefault="00CB1A99">
            <w:pPr>
              <w:spacing w:after="40"/>
            </w:pPr>
            <w:r>
              <w:rPr>
                <w:b/>
                <w:bCs/>
                <w:sz w:val="22"/>
                <w:szCs w:val="22"/>
              </w:rPr>
              <w:t>Total Other</w:t>
            </w:r>
          </w:p>
        </w:tc>
        <w:tc>
          <w:tcPr>
            <w:tcW w:w="3060" w:type="dxa"/>
            <w:tcMar>
              <w:top w:w="60" w:type="dxa"/>
              <w:left w:w="100" w:type="dxa"/>
              <w:bottom w:w="60" w:type="dxa"/>
              <w:right w:w="100" w:type="dxa"/>
            </w:tcMar>
          </w:tcPr>
          <w:p w14:paraId="5085D603" w14:textId="77777777" w:rsidR="0031050A" w:rsidRDefault="0031050A">
            <w:pPr>
              <w:spacing w:after="40"/>
            </w:pPr>
          </w:p>
        </w:tc>
        <w:tc>
          <w:tcPr>
            <w:tcW w:w="2950" w:type="dxa"/>
            <w:tcMar>
              <w:top w:w="60" w:type="dxa"/>
              <w:left w:w="100" w:type="dxa"/>
              <w:bottom w:w="60" w:type="dxa"/>
              <w:right w:w="100" w:type="dxa"/>
            </w:tcMar>
          </w:tcPr>
          <w:p w14:paraId="3970016A" w14:textId="77777777" w:rsidR="0031050A" w:rsidRDefault="00CB1A99">
            <w:pPr>
              <w:spacing w:after="40"/>
            </w:pPr>
            <w:r>
              <w:rPr>
                <w:b/>
                <w:bCs/>
                <w:sz w:val="22"/>
                <w:szCs w:val="22"/>
              </w:rPr>
              <w:t>$555,019</w:t>
            </w:r>
          </w:p>
        </w:tc>
      </w:tr>
      <w:tr w:rsidR="0031050A" w14:paraId="4325AA39" w14:textId="77777777">
        <w:tblPrEx>
          <w:tblCellMar>
            <w:top w:w="0" w:type="dxa"/>
            <w:bottom w:w="0" w:type="dxa"/>
          </w:tblCellMar>
        </w:tblPrEx>
        <w:tc>
          <w:tcPr>
            <w:tcW w:w="3350" w:type="dxa"/>
            <w:tcMar>
              <w:top w:w="60" w:type="dxa"/>
              <w:left w:w="100" w:type="dxa"/>
              <w:bottom w:w="60" w:type="dxa"/>
              <w:right w:w="100" w:type="dxa"/>
            </w:tcMar>
          </w:tcPr>
          <w:p w14:paraId="3F824FA1" w14:textId="77777777" w:rsidR="0031050A" w:rsidRDefault="00CB1A99">
            <w:pPr>
              <w:spacing w:after="40"/>
            </w:pPr>
            <w:r>
              <w:rPr>
                <w:b/>
                <w:bCs/>
                <w:sz w:val="22"/>
                <w:szCs w:val="22"/>
              </w:rPr>
              <w:t>DIP Loan (Holdbacks / Reserves)</w:t>
            </w:r>
          </w:p>
        </w:tc>
        <w:tc>
          <w:tcPr>
            <w:tcW w:w="3060" w:type="dxa"/>
            <w:tcMar>
              <w:top w:w="60" w:type="dxa"/>
              <w:left w:w="100" w:type="dxa"/>
              <w:bottom w:w="60" w:type="dxa"/>
              <w:right w:w="100" w:type="dxa"/>
            </w:tcMar>
          </w:tcPr>
          <w:p w14:paraId="05359880" w14:textId="77777777" w:rsidR="0031050A" w:rsidRDefault="0031050A">
            <w:pPr>
              <w:spacing w:after="40"/>
            </w:pPr>
          </w:p>
        </w:tc>
        <w:tc>
          <w:tcPr>
            <w:tcW w:w="2950" w:type="dxa"/>
            <w:tcMar>
              <w:top w:w="60" w:type="dxa"/>
              <w:left w:w="100" w:type="dxa"/>
              <w:bottom w:w="60" w:type="dxa"/>
              <w:right w:w="100" w:type="dxa"/>
            </w:tcMar>
          </w:tcPr>
          <w:p w14:paraId="74282523" w14:textId="77777777" w:rsidR="0031050A" w:rsidRDefault="0031050A">
            <w:pPr>
              <w:spacing w:after="40"/>
            </w:pPr>
          </w:p>
        </w:tc>
      </w:tr>
      <w:tr w:rsidR="0031050A" w14:paraId="224CDACA" w14:textId="77777777">
        <w:tblPrEx>
          <w:tblCellMar>
            <w:top w:w="0" w:type="dxa"/>
            <w:bottom w:w="0" w:type="dxa"/>
          </w:tblCellMar>
        </w:tblPrEx>
        <w:tc>
          <w:tcPr>
            <w:tcW w:w="3350" w:type="dxa"/>
            <w:tcMar>
              <w:top w:w="60" w:type="dxa"/>
              <w:left w:w="100" w:type="dxa"/>
              <w:bottom w:w="60" w:type="dxa"/>
              <w:right w:w="100" w:type="dxa"/>
            </w:tcMar>
          </w:tcPr>
          <w:p w14:paraId="170025F3" w14:textId="77777777" w:rsidR="0031050A" w:rsidRDefault="00CB1A99">
            <w:pPr>
              <w:spacing w:after="40"/>
            </w:pPr>
            <w:r>
              <w:rPr>
                <w:sz w:val="22"/>
                <w:szCs w:val="22"/>
              </w:rPr>
              <w:t>Commitment Fee</w:t>
            </w:r>
          </w:p>
        </w:tc>
        <w:tc>
          <w:tcPr>
            <w:tcW w:w="3060" w:type="dxa"/>
            <w:tcMar>
              <w:top w:w="60" w:type="dxa"/>
              <w:left w:w="100" w:type="dxa"/>
              <w:bottom w:w="60" w:type="dxa"/>
              <w:right w:w="100" w:type="dxa"/>
            </w:tcMar>
          </w:tcPr>
          <w:p w14:paraId="7BBC9B90" w14:textId="77777777" w:rsidR="0031050A" w:rsidRDefault="00CB1A99">
            <w:pPr>
              <w:spacing w:after="40"/>
            </w:pPr>
            <w:r>
              <w:rPr>
                <w:sz w:val="22"/>
                <w:szCs w:val="22"/>
              </w:rPr>
              <w:t>364 Capital, LLC</w:t>
            </w:r>
          </w:p>
        </w:tc>
        <w:tc>
          <w:tcPr>
            <w:tcW w:w="2950" w:type="dxa"/>
            <w:tcMar>
              <w:top w:w="60" w:type="dxa"/>
              <w:left w:w="100" w:type="dxa"/>
              <w:bottom w:w="60" w:type="dxa"/>
              <w:right w:w="100" w:type="dxa"/>
            </w:tcMar>
          </w:tcPr>
          <w:p w14:paraId="0DA8DDAC" w14:textId="77777777" w:rsidR="0031050A" w:rsidRDefault="00CB1A99">
            <w:pPr>
              <w:spacing w:after="40"/>
            </w:pPr>
            <w:r>
              <w:rPr>
                <w:sz w:val="22"/>
                <w:szCs w:val="22"/>
              </w:rPr>
              <w:t>$146,400</w:t>
            </w:r>
          </w:p>
        </w:tc>
      </w:tr>
      <w:tr w:rsidR="0031050A" w14:paraId="28FEDABF" w14:textId="77777777">
        <w:tblPrEx>
          <w:tblCellMar>
            <w:top w:w="0" w:type="dxa"/>
            <w:bottom w:w="0" w:type="dxa"/>
          </w:tblCellMar>
        </w:tblPrEx>
        <w:tc>
          <w:tcPr>
            <w:tcW w:w="3350" w:type="dxa"/>
            <w:tcMar>
              <w:top w:w="60" w:type="dxa"/>
              <w:left w:w="100" w:type="dxa"/>
              <w:bottom w:w="60" w:type="dxa"/>
              <w:right w:w="100" w:type="dxa"/>
            </w:tcMar>
          </w:tcPr>
          <w:p w14:paraId="79723FE9" w14:textId="77777777" w:rsidR="0031050A" w:rsidRDefault="00CB1A99">
            <w:pPr>
              <w:spacing w:after="40"/>
            </w:pPr>
            <w:r>
              <w:rPr>
                <w:sz w:val="22"/>
                <w:szCs w:val="22"/>
              </w:rPr>
              <w:t>Loan Servicing Fee</w:t>
            </w:r>
          </w:p>
        </w:tc>
        <w:tc>
          <w:tcPr>
            <w:tcW w:w="3060" w:type="dxa"/>
            <w:tcMar>
              <w:top w:w="60" w:type="dxa"/>
              <w:left w:w="100" w:type="dxa"/>
              <w:bottom w:w="60" w:type="dxa"/>
              <w:right w:w="100" w:type="dxa"/>
            </w:tcMar>
          </w:tcPr>
          <w:p w14:paraId="2F0AC741" w14:textId="77777777" w:rsidR="0031050A" w:rsidRDefault="00CB1A99">
            <w:pPr>
              <w:spacing w:after="40"/>
            </w:pPr>
            <w:r>
              <w:rPr>
                <w:sz w:val="22"/>
                <w:szCs w:val="22"/>
              </w:rPr>
              <w:t>364 Capital, LLC</w:t>
            </w:r>
          </w:p>
        </w:tc>
        <w:tc>
          <w:tcPr>
            <w:tcW w:w="2950" w:type="dxa"/>
            <w:tcMar>
              <w:top w:w="60" w:type="dxa"/>
              <w:left w:w="100" w:type="dxa"/>
              <w:bottom w:w="60" w:type="dxa"/>
              <w:right w:w="100" w:type="dxa"/>
            </w:tcMar>
          </w:tcPr>
          <w:p w14:paraId="4B8ADAF6" w14:textId="77777777" w:rsidR="0031050A" w:rsidRDefault="00CB1A99">
            <w:pPr>
              <w:spacing w:after="40"/>
            </w:pPr>
            <w:r>
              <w:rPr>
                <w:sz w:val="22"/>
                <w:szCs w:val="22"/>
              </w:rPr>
              <w:t>$36,600</w:t>
            </w:r>
          </w:p>
        </w:tc>
      </w:tr>
      <w:tr w:rsidR="0031050A" w14:paraId="6222A7C0" w14:textId="77777777">
        <w:tblPrEx>
          <w:tblCellMar>
            <w:top w:w="0" w:type="dxa"/>
            <w:bottom w:w="0" w:type="dxa"/>
          </w:tblCellMar>
        </w:tblPrEx>
        <w:tc>
          <w:tcPr>
            <w:tcW w:w="3350" w:type="dxa"/>
            <w:tcMar>
              <w:top w:w="60" w:type="dxa"/>
              <w:left w:w="100" w:type="dxa"/>
              <w:bottom w:w="60" w:type="dxa"/>
              <w:right w:w="100" w:type="dxa"/>
            </w:tcMar>
          </w:tcPr>
          <w:p w14:paraId="541AA0E2" w14:textId="77777777" w:rsidR="0031050A" w:rsidRDefault="00CB1A99">
            <w:pPr>
              <w:spacing w:after="40"/>
            </w:pPr>
            <w:r>
              <w:rPr>
                <w:sz w:val="22"/>
                <w:szCs w:val="22"/>
              </w:rPr>
              <w:t>Interest Reserve (All Collateral)</w:t>
            </w:r>
          </w:p>
        </w:tc>
        <w:tc>
          <w:tcPr>
            <w:tcW w:w="3060" w:type="dxa"/>
            <w:tcMar>
              <w:top w:w="60" w:type="dxa"/>
              <w:left w:w="100" w:type="dxa"/>
              <w:bottom w:w="60" w:type="dxa"/>
              <w:right w:w="100" w:type="dxa"/>
            </w:tcMar>
          </w:tcPr>
          <w:p w14:paraId="1C9AF397" w14:textId="77777777" w:rsidR="0031050A" w:rsidRDefault="00CB1A99">
            <w:pPr>
              <w:spacing w:after="40"/>
            </w:pPr>
            <w:r>
              <w:rPr>
                <w:sz w:val="22"/>
                <w:szCs w:val="22"/>
              </w:rPr>
              <w:t>IBCP</w:t>
            </w:r>
          </w:p>
        </w:tc>
        <w:tc>
          <w:tcPr>
            <w:tcW w:w="2950" w:type="dxa"/>
            <w:tcMar>
              <w:top w:w="60" w:type="dxa"/>
              <w:left w:w="100" w:type="dxa"/>
              <w:bottom w:w="60" w:type="dxa"/>
              <w:right w:w="100" w:type="dxa"/>
            </w:tcMar>
          </w:tcPr>
          <w:p w14:paraId="7F7FBA7F" w14:textId="77777777" w:rsidR="0031050A" w:rsidRDefault="00CB1A99">
            <w:pPr>
              <w:spacing w:after="40"/>
            </w:pPr>
            <w:r>
              <w:rPr>
                <w:sz w:val="22"/>
                <w:szCs w:val="22"/>
              </w:rPr>
              <w:t>$5,000,000</w:t>
            </w:r>
          </w:p>
        </w:tc>
      </w:tr>
      <w:tr w:rsidR="0031050A" w14:paraId="6B83E7C6" w14:textId="77777777">
        <w:tblPrEx>
          <w:tblCellMar>
            <w:top w:w="0" w:type="dxa"/>
            <w:bottom w:w="0" w:type="dxa"/>
          </w:tblCellMar>
        </w:tblPrEx>
        <w:tc>
          <w:tcPr>
            <w:tcW w:w="3350" w:type="dxa"/>
            <w:tcMar>
              <w:top w:w="60" w:type="dxa"/>
              <w:left w:w="100" w:type="dxa"/>
              <w:bottom w:w="60" w:type="dxa"/>
              <w:right w:w="100" w:type="dxa"/>
            </w:tcMar>
          </w:tcPr>
          <w:p w14:paraId="668A5620" w14:textId="77777777" w:rsidR="0031050A" w:rsidRDefault="00CB1A99">
            <w:pPr>
              <w:spacing w:after="40"/>
            </w:pPr>
            <w:r>
              <w:rPr>
                <w:sz w:val="22"/>
                <w:szCs w:val="22"/>
              </w:rPr>
              <w:t>Interest Reserve (est. 30 months)</w:t>
            </w:r>
          </w:p>
        </w:tc>
        <w:tc>
          <w:tcPr>
            <w:tcW w:w="3060" w:type="dxa"/>
            <w:tcMar>
              <w:top w:w="60" w:type="dxa"/>
              <w:left w:w="100" w:type="dxa"/>
              <w:bottom w:w="60" w:type="dxa"/>
              <w:right w:w="100" w:type="dxa"/>
            </w:tcMar>
          </w:tcPr>
          <w:p w14:paraId="6417009C" w14:textId="77777777" w:rsidR="0031050A" w:rsidRDefault="00CB1A99">
            <w:pPr>
              <w:spacing w:after="40"/>
            </w:pPr>
            <w:r>
              <w:rPr>
                <w:sz w:val="22"/>
                <w:szCs w:val="22"/>
              </w:rPr>
              <w:t>364 Capital, LLC</w:t>
            </w:r>
          </w:p>
        </w:tc>
        <w:tc>
          <w:tcPr>
            <w:tcW w:w="2950" w:type="dxa"/>
            <w:tcMar>
              <w:top w:w="60" w:type="dxa"/>
              <w:left w:w="100" w:type="dxa"/>
              <w:bottom w:w="60" w:type="dxa"/>
              <w:right w:w="100" w:type="dxa"/>
            </w:tcMar>
          </w:tcPr>
          <w:p w14:paraId="617F4B98" w14:textId="77777777" w:rsidR="0031050A" w:rsidRDefault="00CB1A99">
            <w:pPr>
              <w:spacing w:after="40"/>
            </w:pPr>
            <w:r>
              <w:rPr>
                <w:sz w:val="22"/>
                <w:szCs w:val="22"/>
              </w:rPr>
              <w:t>$457,500</w:t>
            </w:r>
          </w:p>
        </w:tc>
      </w:tr>
      <w:tr w:rsidR="0031050A" w14:paraId="008154D8" w14:textId="77777777">
        <w:tblPrEx>
          <w:tblCellMar>
            <w:top w:w="0" w:type="dxa"/>
            <w:bottom w:w="0" w:type="dxa"/>
          </w:tblCellMar>
        </w:tblPrEx>
        <w:tc>
          <w:tcPr>
            <w:tcW w:w="3350" w:type="dxa"/>
            <w:tcMar>
              <w:top w:w="60" w:type="dxa"/>
              <w:left w:w="100" w:type="dxa"/>
              <w:bottom w:w="60" w:type="dxa"/>
              <w:right w:w="100" w:type="dxa"/>
            </w:tcMar>
          </w:tcPr>
          <w:p w14:paraId="3E5F83CD" w14:textId="77777777" w:rsidR="0031050A" w:rsidRDefault="00CB1A99">
            <w:pPr>
              <w:spacing w:after="40"/>
            </w:pPr>
            <w:r>
              <w:rPr>
                <w:b/>
                <w:bCs/>
                <w:sz w:val="22"/>
                <w:szCs w:val="22"/>
              </w:rPr>
              <w:t>Total DIP Loan</w:t>
            </w:r>
          </w:p>
        </w:tc>
        <w:tc>
          <w:tcPr>
            <w:tcW w:w="3060" w:type="dxa"/>
            <w:tcMar>
              <w:top w:w="60" w:type="dxa"/>
              <w:left w:w="100" w:type="dxa"/>
              <w:bottom w:w="60" w:type="dxa"/>
              <w:right w:w="100" w:type="dxa"/>
            </w:tcMar>
          </w:tcPr>
          <w:p w14:paraId="71502676" w14:textId="77777777" w:rsidR="0031050A" w:rsidRDefault="0031050A">
            <w:pPr>
              <w:spacing w:after="40"/>
            </w:pPr>
          </w:p>
        </w:tc>
        <w:tc>
          <w:tcPr>
            <w:tcW w:w="2950" w:type="dxa"/>
            <w:tcMar>
              <w:top w:w="60" w:type="dxa"/>
              <w:left w:w="100" w:type="dxa"/>
              <w:bottom w:w="60" w:type="dxa"/>
              <w:right w:w="100" w:type="dxa"/>
            </w:tcMar>
          </w:tcPr>
          <w:p w14:paraId="2AE078A6" w14:textId="77777777" w:rsidR="0031050A" w:rsidRDefault="00CB1A99">
            <w:pPr>
              <w:spacing w:after="40"/>
            </w:pPr>
            <w:r>
              <w:rPr>
                <w:b/>
                <w:bCs/>
                <w:sz w:val="22"/>
                <w:szCs w:val="22"/>
              </w:rPr>
              <w:t>$5,640,500</w:t>
            </w:r>
          </w:p>
        </w:tc>
      </w:tr>
      <w:tr w:rsidR="0031050A" w14:paraId="516B5767" w14:textId="77777777">
        <w:tblPrEx>
          <w:tblCellMar>
            <w:top w:w="0" w:type="dxa"/>
            <w:bottom w:w="0" w:type="dxa"/>
          </w:tblCellMar>
        </w:tblPrEx>
        <w:tc>
          <w:tcPr>
            <w:tcW w:w="3350" w:type="dxa"/>
            <w:tcMar>
              <w:top w:w="60" w:type="dxa"/>
              <w:left w:w="100" w:type="dxa"/>
              <w:bottom w:w="60" w:type="dxa"/>
              <w:right w:w="100" w:type="dxa"/>
            </w:tcMar>
          </w:tcPr>
          <w:p w14:paraId="7CA0A274" w14:textId="77777777" w:rsidR="0031050A" w:rsidRDefault="00CB1A99">
            <w:pPr>
              <w:spacing w:after="40"/>
            </w:pPr>
            <w:r>
              <w:rPr>
                <w:b/>
                <w:bCs/>
                <w:sz w:val="22"/>
                <w:szCs w:val="22"/>
              </w:rPr>
              <w:t>MAXIMUM LOAN AMOUNT</w:t>
            </w:r>
          </w:p>
        </w:tc>
        <w:tc>
          <w:tcPr>
            <w:tcW w:w="3060" w:type="dxa"/>
            <w:tcMar>
              <w:top w:w="60" w:type="dxa"/>
              <w:left w:w="100" w:type="dxa"/>
              <w:bottom w:w="60" w:type="dxa"/>
              <w:right w:w="100" w:type="dxa"/>
            </w:tcMar>
          </w:tcPr>
          <w:p w14:paraId="398540FE" w14:textId="77777777" w:rsidR="0031050A" w:rsidRDefault="0031050A">
            <w:pPr>
              <w:spacing w:after="40"/>
            </w:pPr>
          </w:p>
        </w:tc>
        <w:tc>
          <w:tcPr>
            <w:tcW w:w="2950" w:type="dxa"/>
            <w:tcMar>
              <w:top w:w="60" w:type="dxa"/>
              <w:left w:w="100" w:type="dxa"/>
              <w:bottom w:w="60" w:type="dxa"/>
              <w:right w:w="100" w:type="dxa"/>
            </w:tcMar>
          </w:tcPr>
          <w:p w14:paraId="481B1116" w14:textId="77777777" w:rsidR="0031050A" w:rsidRDefault="00CB1A99">
            <w:pPr>
              <w:spacing w:after="40"/>
            </w:pPr>
            <w:r>
              <w:rPr>
                <w:b/>
                <w:bCs/>
                <w:sz w:val="22"/>
                <w:szCs w:val="22"/>
              </w:rPr>
              <w:t>$12,074,869</w:t>
            </w:r>
          </w:p>
        </w:tc>
      </w:tr>
    </w:tbl>
    <w:p w14:paraId="1E04DF2A" w14:textId="77777777" w:rsidR="0031050A" w:rsidRDefault="0031050A">
      <w:pPr>
        <w:spacing w:line="120" w:lineRule="auto"/>
      </w:pPr>
    </w:p>
    <w:p w14:paraId="3BF21271" w14:textId="77777777" w:rsidR="0031050A" w:rsidRDefault="00CB1A99">
      <w:pPr>
        <w:spacing w:line="480" w:lineRule="auto"/>
        <w:ind w:firstLine="720"/>
        <w:jc w:val="both"/>
      </w:pPr>
      <w:r/>
      <w:del w:id="7055" w:author="David S. Jennis (red pen, decoded)" w:date="2026-07-27T00:00:00Z">
        <w:r>
          <w:delText>21.</w:delText>
        </w:r>
      </w:del>
      <w:ins w:id="7056" w:author="David S. Jennis (red pen, decoded)" w:date="2026-07-27T00:00:00Z">
        <w:r>
          <w:rPr>
            <w:highlight w:val="green"/>
          </w:rPr>
          <w:t>22.</w:t>
        </w:r>
      </w:ins>
      <w:r>
        <w:t xml:space="preserve"/>
        <w:tab/>
        <w:t>As the Budget reflects, every dollar of the DIP Loan is allocated to a specific, identified need of these estates: the Chief Restructuring Officer and the other estate professionals; the $5,000,000 of completion construction that converts the 34 unfinished Building 1 condominium units into approximately $32,300,000 of projected gross sales proceeds (approximately $29,512,000 net of closing and brokerage costs), of which approximately $13,400,000 is projected to be applied to IBCP’s condominium line; the EGLE site-assessment and compliance work that arrests the accrual of regulatory exposure; the engineered balcony remediation; a modest contingency; the $5,000,000 interest reserve that services IBCP’s debt during these cases from DIP proceeds; and the DIP Lender fees and estimated thirty-month interest reserve required by the Commitment, which are netted from the funding at Closing as Holdbacks. Ordinary operating expenses are addressed through the Debtors’ separate cash collateral motion, and unused or under-budget line items may, with the DIP Lender’s consent, be reallocated to other Court-approved expenditures as described in Part IV above.</w:t>
      </w:r>
    </w:p>
    <w:p w14:paraId="50BA5E21" w14:textId="77777777" w:rsidR="0031050A" w:rsidRDefault="00CB1A99">
      <w:pPr>
        <w:spacing w:before="120" w:line="480" w:lineRule="auto"/>
        <w:jc w:val="center"/>
      </w:pPr>
      <w:r>
        <w:rPr>
          <w:b/>
          <w:bCs/>
        </w:rPr>
        <w:t>VI. MARKETING PROCESS AND UNAVAILABILITY OF UNSECURED CREDIT</w:t>
      </w:r>
    </w:p>
    <w:p w14:paraId="18B9F31B" w14:textId="77777777" w:rsidR="0031050A" w:rsidRDefault="00CB1A99">
      <w:pPr>
        <w:spacing w:line="480" w:lineRule="auto"/>
        <w:ind w:firstLine="720"/>
        <w:jc w:val="both"/>
      </w:pPr>
      <w:r/>
      <w:del w:id="7053" w:author="David S. Jennis (red pen, decoded)" w:date="2026-07-27T00:00:00Z">
        <w:r>
          <w:delText>22.</w:delText>
        </w:r>
      </w:del>
      <w:ins w:id="7054" w:author="David S. Jennis (red pen, decoded)" w:date="2026-07-27T00:00:00Z">
        <w:r>
          <w:rPr>
            <w:highlight w:val="green"/>
          </w:rPr>
          <w:t>23.</w:t>
        </w:r>
      </w:ins>
      <w:r>
        <w:t xml:space="preserve"/>
        <w:tab/>
        <w:t>Section 364(b) of the Bankruptcy Code authorizes the Debtors to obtain unsecured credit other than in the ordinary course only after notice and a hearing. Section 364(c) authorizes the Debtors to obtain credit secured by liens or with super-priority administrative expense status if the Debtors are unable to obtain unsecured credit allowable under section 503(b)(1) as an administrative expense, and section 364(d) authorizes priming liens where such credit is otherwise unavailable and existing lienholders are adequately protected.</w:t>
      </w:r>
    </w:p>
    <w:p w14:paraId="30B0017D" w14:textId="77777777" w:rsidR="0031050A" w:rsidRDefault="00CB1A99">
      <w:pPr>
        <w:spacing w:line="480" w:lineRule="auto"/>
        <w:ind w:firstLine="720"/>
        <w:jc w:val="both"/>
      </w:pPr>
      <w:r/>
      <w:del w:id="7051" w:author="David S. Jennis (red pen, decoded)" w:date="2026-07-27T00:00:00Z">
        <w:r>
          <w:delText>23.</w:delText>
        </w:r>
      </w:del>
      <w:ins w:id="7052" w:author="David S. Jennis (red pen, decoded)" w:date="2026-07-27T00:00:00Z">
        <w:r>
          <w:rPr>
            <w:highlight w:val="green"/>
          </w:rPr>
          <w:t>24.</w:t>
        </w:r>
      </w:ins>
      <w:r>
        <w:t xml:space="preserve"/>
        <w:tab/>
        <w:t>The Debtors and their financial advisors have engaged in good-faith efforts to obtain post-petition financing on terms more favorable to the estates than those reflected in the Commitment. Those efforts have included direct outreach to:</w:t>
      </w:r>
    </w:p>
    <w:p w14:paraId="6B35F877" w14:textId="77777777" w:rsidR="0031050A" w:rsidRDefault="00CB1A99">
      <w:pPr>
        <w:pStyle w:val="ListParagraph"/>
        <w:numPr>
          <w:ilvl w:val="0"/>
          <w:numId w:val="2"/>
        </w:numPr>
        <w:spacing w:line="480" w:lineRule="auto"/>
        <w:jc w:val="both"/>
      </w:pPr>
      <w:r>
        <w:t>the Debtors’ existing secured lenders, each of which has been afforded the opportunity to provide post-petition financing on a senior or pari passu basis — including IBCP, which was offered, and declined, the opportunity to fund the Budget, notwithstanding that the Budget dedicates $5,000,000 to servicing IBCP’s own debt and $5,000,000 to completing the collateral securing IBCP’s condominium line;</w:t>
      </w:r>
    </w:p>
    <w:p w14:paraId="1089E831" w14:textId="77777777" w:rsidR="0031050A" w:rsidRDefault="00CB1A99">
      <w:pPr>
        <w:pStyle w:val="ListParagraph"/>
        <w:numPr>
          <w:ilvl w:val="0"/>
          <w:numId w:val="2"/>
        </w:numPr>
        <w:spacing w:line="480" w:lineRule="auto"/>
        <w:jc w:val="both"/>
      </w:pPr>
      <w:r>
        <w:t>institutional debtor-in-possession lenders identified by the Debtors’ financial advisors at CohnReznick Advisory LLC and at Steinberg Advisory, including specialty lenders active in middle-market real-estate and hospitality DIP transactions;</w:t>
      </w:r>
    </w:p>
    <w:p w14:paraId="159D5620" w14:textId="77777777" w:rsidR="0031050A" w:rsidRDefault="00CB1A99">
      <w:pPr>
        <w:pStyle w:val="ListParagraph"/>
        <w:numPr>
          <w:ilvl w:val="0"/>
          <w:numId w:val="2"/>
        </w:numPr>
        <w:spacing w:line="480" w:lineRule="auto"/>
        <w:jc w:val="both"/>
      </w:pPr>
      <w:r>
        <w:t>regional banks and credit unions with existing or prior lending relationships with the Debtors or with Mr. Leestma; and</w:t>
      </w:r>
    </w:p>
    <w:p w14:paraId="4FFDD78D" w14:textId="77777777" w:rsidR="0031050A" w:rsidRDefault="00CB1A99">
      <w:pPr>
        <w:pStyle w:val="ListParagraph"/>
        <w:numPr>
          <w:ilvl w:val="0"/>
          <w:numId w:val="2"/>
        </w:numPr>
        <w:spacing w:line="480" w:lineRule="auto"/>
        <w:jc w:val="both"/>
      </w:pPr>
      <w:r>
        <w:t>private credit funds, family offices, and high-net-worth investors known to the Debtors and to the Debtors’ advisors.</w:t>
      </w:r>
    </w:p>
    <w:p w14:paraId="58431277" w14:textId="77777777" w:rsidR="0031050A" w:rsidRDefault="00CB1A99">
      <w:pPr>
        <w:spacing w:line="480" w:lineRule="auto"/>
        <w:ind w:firstLine="720"/>
        <w:jc w:val="both"/>
      </w:pPr>
      <w:r/>
      <w:del w:id="7049" w:author="David S. Jennis (red pen, decoded)" w:date="2026-07-27T00:00:00Z">
        <w:r>
          <w:delText>24.</w:delText>
        </w:r>
      </w:del>
      <w:ins w:id="7050" w:author="David S. Jennis (red pen, decoded)" w:date="2026-07-27T00:00:00Z">
        <w:r>
          <w:rPr>
            <w:highlight w:val="green"/>
          </w:rPr>
          <w:t>25.</w:t>
        </w:r>
      </w:ins>
      <w:r>
        <w:t xml:space="preserve"/>
        <w:tab/>
      </w:r>
      <w:r>
        <w:t xml:space="preserve">No lender has offered to provide unsecured post-petition credit on terms allowable under section 503(b)(1). The terms reflected in the Commitment represent the most favorable terms available to the Debtors from a lender willing to fund a DIP loan of this size in this case. The Debtors’ efforts to obtain post-petition financing satisfy the requirement under sections 364(c) and 364(d) that the Debtors demonstrate the unavailability of credit on less burdensome terms. The Debtors’ financing options are further constrained by a circumstance of IBCP’s and the Receiver’s own making: their refusal, while controlling the enterprise’s cash, to pay equipment and vehicle obligations personally guaranteed by Mr. Leestma, and to compensate Mr. Leestma himself, has impaired the personal credit of the Debtors’ principal and thereby foreclosed the conventional sponsor-guaranteed financing channels that would otherwise be available to an enterprise of this quality. A DIP facility underwritten to the collateral, without a personal guaranty, </w:t>
      </w:r>
      <w:del w:id="9146" w:author="David S. Jennis (red pen, decoded)" w:date="2026-07-27T00:00:00Z">
        <w:r>
          <w:rPr>
            <w:highlight w:val="yellow"/>
          </w:rPr>
          <w:delText xml:space="preserve">is accordingly not merely the best available structure — it is the only structure reasonably available — and it</w:delText>
        </w:r>
      </w:del>
      <w:commentRangeStart w:id="44"/>
      <w:ins w:id="9147" w:author="David S. Jennis (red pen, decoded)" w:date="2026-07-27T00:00:00Z">
        <w:r>
          <w:rPr>
            <w:highlight w:val="yellow"/>
          </w:rPr>
          <w:t xml:space="preserve">is accordingly not merely the best available structure — it is the only structure reasonably available. Debtors have requested that the CRO request that IBCP provide the needed funding as an alternative to any priming, but the Debtors are not optimistic that IBCP will agree. Thus, it</w:t>
        </w:r>
      </w:ins>
      <w:commentRangeEnd w:id="44"/>
      <w:r>
        <w:rPr>
          <w:rStyle w:val="CommentReference"/>
        </w:rPr>
        <w:commentReference w:id="44"/>
      </w:r>
      <w:r>
        <w:t xml:space="preserve"> preserves the principal’s remaining borrowing capacity for the benefit of the reorganization. </w:t>
      </w:r>
      <w:r>
        <w:t xml:space="preserve"/>
      </w:r>
      <w:r>
        <w:rPr>
          <w:i/>
          <w:iCs/>
        </w:rPr>
        <w:t>See In re Crouse Group, Inc.</w:t>
      </w:r>
      <w:r>
        <w:t>, 71 B.R. 544, 550 (Bankr. E.D. Pa. 1987).</w:t>
      </w:r>
    </w:p>
    <w:p w14:paraId="20283BB2" w14:textId="77777777" w:rsidR="0031050A" w:rsidRDefault="00CB1A99">
      <w:pPr>
        <w:spacing w:line="480" w:lineRule="auto"/>
        <w:ind w:firstLine="720"/>
        <w:jc w:val="both"/>
      </w:pPr>
      <w:r/>
      <w:del w:id="7047" w:author="David S. Jennis (red pen, decoded)" w:date="2026-07-27T00:00:00Z">
        <w:r>
          <w:delText>25.</w:delText>
        </w:r>
      </w:del>
      <w:ins w:id="7048" w:author="David S. Jennis (red pen, decoded)" w:date="2026-07-27T00:00:00Z">
        <w:r>
          <w:rPr>
            <w:highlight w:val="green"/>
          </w:rPr>
          <w:t>26.</w:t>
        </w:r>
      </w:ins>
      <w:r>
        <w:t xml:space="preserve"/>
        <w:tab/>
        <w:t xml:space="preserve">A declaration of [______], the Debtors’ financial advisor, describing the marketing process in greater detail, is attached hereto as </w:t>
      </w:r>
      <w:r>
        <w:rPr>
          <w:b/>
          <w:bCs/>
        </w:rPr>
        <w:t>Exhibit C</w:t>
      </w:r>
      <w:r>
        <w:t>.</w:t>
      </w:r>
    </w:p>
    <w:p w14:paraId="4286D4AF" w14:textId="77777777" w:rsidR="0031050A" w:rsidRDefault="00CB1A99">
      <w:pPr>
        <w:spacing w:before="120" w:line="480" w:lineRule="auto"/>
        <w:jc w:val="center"/>
      </w:pPr>
      <w:r>
        <w:rPr>
          <w:b/>
          <w:bCs/>
        </w:rPr>
        <w:t>VII. ADEQUATE PROTECTION OF PRE-PETITION SECURED CREDITORS</w:t>
      </w:r>
    </w:p>
    <w:p w14:paraId="499A202E" w14:textId="77777777" w:rsidR="0031050A" w:rsidRDefault="00CB1A99">
      <w:pPr>
        <w:spacing w:line="480" w:lineRule="auto"/>
        <w:ind w:firstLine="720"/>
        <w:jc w:val="both"/>
      </w:pPr>
      <w:r/>
      <w:del w:id="7045" w:author="David S. Jennis (red pen, decoded)" w:date="2026-07-27T00:00:00Z">
        <w:r>
          <w:delText>26.</w:delText>
        </w:r>
      </w:del>
      <w:ins w:id="7046" w:author="David S. Jennis (red pen, decoded)" w:date="2026-07-27T00:00:00Z">
        <w:r>
          <w:rPr>
            <w:highlight w:val="green"/>
          </w:rPr>
          <w:t>27.</w:t>
        </w:r>
      </w:ins>
      <w:r>
        <w:t xml:space="preserve"/>
        <w:tab/>
      </w:r>
      <w:r>
        <w:t xml:space="preserve">As described above in Part I, the DIP Loan is a priming transaction under section 364(d) of the Bankruptcy Code. The DIP Lender will receive senior, first-priority priming liens on the Priming Collateral (the Adelaide Pointe warehouse and boater services collateral, the Adelaide Pointe Building 1 condominium-project collateral, and the associated Adelaide Pointe campus land currently securing IBCP). The DIP Loan does not prime any other pre-petition secured creditor; in particular, the first-position lien of Lake Michigan Credit Union on the Hall Street property is undisturbed, and no lien on the Waterland Commerce property is primed — both properties are excluded from the Priming Collateral in their entirety, consistent with the treatment of those properties under the Court-approved Interim Settlement Term Sheet. </w:t>
      </w:r>
      <w:del w:id="9148" w:author="David S. Jennis (red pen, decoded)" w:date="2026-07-27T00:00:00Z">
        <w:r>
          <w:rPr>
            <w:highlight w:val="yellow"/>
          </w:rPr>
          <w:delText xml:space="preserve">The Debtors describe below the substantial adequate protection that exists with respect to each pre-petition secured creditor, with the most detailed treatment reserved for IBCP, whose collateral is being primed.</w:delText>
        </w:r>
      </w:del>
      <w:commentRangeStart w:id="45"/>
      <w:ins w:id="9149" w:author="David S. Jennis (red pen, decoded)" w:date="2026-07-27T00:00:00Z">
        <w:r>
          <w:rPr>
            <w:highlight w:val="yellow"/>
          </w:rPr>
          <w:t xml:space="preserve">The substantial adequate protection that exists with respect to IBCP, whose collateral is being primed, is as follows:</w:t>
        </w:r>
      </w:ins>
      <w:commentRangeEnd w:id="45"/>
      <w:r>
        <w:rPr>
          <w:rStyle w:val="CommentReference"/>
        </w:rPr>
        <w:commentReference w:id="45"/>
      </w:r>
      <w:r>
        <w:t xml:space="preserve"/>
      </w:r>
    </w:p>
    <w:p w14:paraId="38D1600D" w14:textId="77777777" w:rsidR="0031050A" w:rsidRDefault="00CB1A99">
      <w:pPr>
        <w:spacing w:line="480" w:lineRule="auto"/>
        <w:ind w:firstLine="720"/>
        <w:jc w:val="both"/>
      </w:pPr>
      <w:r/>
      <w:del w:id="7043" w:author="David S. Jennis (red pen, decoded)" w:date="2026-07-27T00:00:00Z">
        <w:r>
          <w:delText>27.</w:delText>
        </w:r>
      </w:del>
      <w:ins w:id="7044" w:author="David S. Jennis (red pen, decoded)" w:date="2026-07-27T00:00:00Z">
        <w:r>
          <w:rPr>
            <w:highlight w:val="green"/>
          </w:rPr>
          <w:t>28.</w:t>
        </w:r>
      </w:ins>
      <w:r>
        <w:t xml:space="preserve"/>
        <w:tab/>
      </w:r>
      <w:r>
        <w:rPr>
          <w:b/>
          <w:bCs/>
        </w:rPr>
        <w:t>Equity Cushion</w:t>
      </w:r>
      <w:r/>
      <w:del w:id="9150" w:author="David S. Jennis (red pen, decoded)" w:date="2026-07-27T00:00:00Z">
        <w:r>
          <w:rPr>
            <w:highlight w:val="yellow"/>
          </w:rPr>
          <w:delText xml:space="preserve">. As set forth in the Declaration of Aubrey Glick in Support of First Day Motions and the Debtors’ schedules, the Debtors’ collective enterprise assets are valued at</w:delText>
        </w:r>
      </w:del>
      <w:commentRangeStart w:id="58"/>
      <w:ins w:id="9151" w:author="David S. Jennis (red pen, decoded)" w:date="2026-07-27T00:00:00Z">
        <w:r>
          <w:rPr>
            <w:highlight w:val="yellow"/>
          </w:rPr>
          <w:t xml:space="preserve">. The Debtors’ opinion and updated appraisals reflect that the Debtors’ collective enterprise assets are valued at</w:t>
        </w:r>
      </w:ins>
      <w:commentRangeEnd w:id="58"/>
      <w:r>
        <w:rPr>
          <w:rStyle w:val="CommentReference"/>
        </w:rPr>
        <w:commentReference w:id="58"/>
      </w:r>
      <w:r>
        <w:t xml:space="preserve"> approximately $90 million on a stabilized basis against approximately $50 million of pre-petition secured debt, representing </w:t>
      </w:r>
      <w:del w:id="9152" w:author="David S. Jennis (red pen, decoded)" w:date="2026-07-27T00:00:00Z">
        <w:r>
          <w:rPr>
            <w:highlight w:val="green"/>
          </w:rPr>
          <w:delText xml:space="preserve">an equity cushion of approximately $40 million, or approximately 44% of total enterprise asset value. With respect to IBCP specifically, as set forth in detail in Part I above,</w:delText>
        </w:r>
      </w:del>
      <w:ins w:id="9153" w:author="David S. Jennis (red pen, decoded)" w:date="2026-07-27T00:00:00Z">
        <w:r>
          <w:rPr>
            <w:highlight w:val="green"/>
          </w:rPr>
          <w:t xml:space="preserve">an equity cushion of approximately $40 million. With respect to IBCP specifically, as set forth above,</w:t>
        </w:r>
      </w:ins>
      <w:r>
        <w:t xml:space="preserve"> </w:t>
      </w:r>
      <w:del w:id="9154" w:author="David S. Jennis (red pen, decoded)" w:date="2026-07-27T00:00:00Z">
        <w:r>
          <w:rPr>
            <w:highlight w:val="green"/>
          </w:rPr>
          <w:delText xml:space="preserve">the equity cushion against IBCP’s direct exposure (after netting USDA Business and Industry guarantees) is approximately 212–240% before the DIP priming</w:delText>
        </w:r>
      </w:del>
      <w:ins w:id="9155" w:author="David S. Jennis (red pen, decoded)" w:date="2026-07-27T00:00:00Z">
        <w:r>
          <w:rPr>
            <w:highlight w:val="green"/>
          </w:rPr>
          <w:t xml:space="preserve">the equity cushion against IBCP’s direct exposure is approximately 212–240% before the DIP priming</w:t>
        </w:r>
      </w:ins>
      <w:r>
        <w:t xml:space="preserve"> and approximately 140–170% after the DIP priming. </w:t>
      </w:r>
      <w:commentRangeStart w:id="59"/>
      <w:del w:id="9156" w:author="David S. Jennis (red pen, decoded)" w:date="2026-07-27T00:00:00Z">
        <w:r>
          <w:rPr>
            <w:highlight w:val="yellow"/>
          </w:rPr>
          <w:delText xml:space="preserve">The Eleventh Circuit has held that an equity cushion of this magnitude is more than sufficient to constitute adequate protection. </w:delText>
        </w:r>
      </w:del>
      <w:commentRangeEnd w:id="59"/>
      <w:r>
        <w:rPr>
          <w:rStyle w:val="CommentReference"/>
        </w:rPr>
        <w:commentReference w:id="59"/>
      </w:r>
      <w:r>
        <w:t xml:space="preserve"/>
      </w:r>
      <w:r>
        <w:rPr>
          <w:i/>
          <w:iCs/>
        </w:rPr>
      </w:r>
      <w:r>
        <w:rPr>
          <w:i/>
          <w:iCs/>
        </w:rPr>
        <w:t xml:space="preserve">See </w:t>
      </w:r>
      <w:del w:id="9001" w:author="David S. Jennis (red pen, decoded)" w:date="2026-07-27T00:00:00Z">
        <w:r>
          <w:rPr>
            <w:i/>
            <w:iCs/>
            <w:highlight w:val="yellow"/>
          </w:rPr>
          <w:delText xml:space="preserve">In re Delta Resources, Inc.</w:delText>
        </w:r>
      </w:del>
      <w:r>
        <w:rPr>
          <w:i/>
          <w:iCs/>
        </w:rPr>
        <w:t xml:space="preserve"/>
      </w:r>
      <w:r/>
      <w:del w:id="9002" w:author="David S. Jennis (red pen, decoded)" w:date="2026-07-27T00:00:00Z">
        <w:r>
          <w:rPr>
            <w:highlight w:val="yellow"/>
          </w:rPr>
          <w:delText xml:space="preserve">, 54 F.3d 722, 730 (11th Cir. 1995); </w:delText>
        </w:r>
      </w:del>
      <w:r>
        <w:t xml:space="preserve"/>
      </w:r>
      <w:r>
        <w:rPr>
          <w:i/>
          <w:iCs/>
        </w:rPr>
        <w:t>In re Mellor</w:t>
      </w:r>
      <w:r>
        <w:t>, 734 F.2d 1396, 1400-01 (9th Cir. 1984) (collecting cases for the proposition that an equity cushion of 20% or more is alone sufficient to provide adequate protection).</w:t>
      </w:r>
    </w:p>
    <w:p w14:paraId="535E964F" w14:textId="77777777" w:rsidR="0031050A" w:rsidRDefault="00CB1A99">
      <w:pPr>
        <w:spacing w:line="480" w:lineRule="auto"/>
        <w:ind w:firstLine="720"/>
        <w:jc w:val="both"/>
      </w:pPr>
      <w:r/>
      <w:del w:id="7041" w:author="David S. Jennis (red pen, decoded)" w:date="2026-07-27T00:00:00Z">
        <w:r>
          <w:delText>28.</w:delText>
        </w:r>
      </w:del>
      <w:ins w:id="7042" w:author="David S. Jennis (red pen, decoded)" w:date="2026-07-27T00:00:00Z">
        <w:r>
          <w:rPr>
            <w:highlight w:val="green"/>
          </w:rPr>
          <w:t>29.</w:t>
        </w:r>
      </w:ins>
      <w:r>
        <w:t xml:space="preserve"/>
        <w:tab/>
      </w:r>
      <w:r>
        <w:rPr>
          <w:b/>
          <w:bCs/>
        </w:rPr>
        <w:t>Unappraised Land Value</w:t>
      </w:r>
      <w:r/>
      <w:del w:id="9157" w:author="David S. Jennis (red pen, decoded)" w:date="2026-07-27T00:00:00Z">
        <w:r>
          <w:rPr>
            <w:highlight w:val="red"/>
          </w:rPr>
          <w:delText xml:space="preserve">. As also detailed in Part I, the 2024 Plumert USDA-format appraisal of the Adelaide Pointe warehouse and boater services collateral explicitly noted approximately $6 million of land value adjacent to the appraised component that the appraisal did not value and that IBCP has never since obtained an appraisal to incorporate. This unappraised land value alone supports approximately half of the DIP Loan — collateral value that IBCP’s loan documents secure but that IBCP’s loss-reserve framework does</w:delText>
        </w:r>
      </w:del>
      <w:commentRangeStart w:id="60"/>
      <w:ins w:id="9158" w:author="David S. Jennis (red pen, decoded)" w:date="2026-07-27T00:00:00Z">
        <w:r>
          <w:rPr>
            <w:highlight w:val="red"/>
          </w:rPr>
          <w:t xml:space="preserve">. The Debtors’ opinion of the 2024 Plumert USDA-format appraisal is that this unappraised land value alone supports approximately half of the DIP Loan</w:t>
        </w:r>
      </w:ins>
      <w:commentRangeEnd w:id="60"/>
      <w:r>
        <w:rPr>
          <w:rStyle w:val="CommentReference"/>
        </w:rPr>
        <w:commentReference w:id="60"/>
      </w:r>
      <w:r>
        <w:t xml:space="preserve"> not even re</w:t>
      </w:r>
      <w:commentRangeStart w:id="61"/>
      <w:del w:id="9159" w:author="David S. Jennis (red pen, decoded)" w:date="2026-07-27T00:00:00Z">
        <w:r>
          <w:rPr>
            <w:highlight w:val="red"/>
          </w:rPr>
          <w:delText xml:space="preserve">flect.</w:delText>
        </w:r>
      </w:del>
      <w:commentRangeEnd w:id="61"/>
      <w:r>
        <w:rPr>
          <w:rStyle w:val="CommentReference"/>
        </w:rPr>
        <w:commentReference w:id="61"/>
      </w:r>
      <w:r>
        <w:t xml:space="preserve"/>
      </w:r>
    </w:p>
    <w:p w14:paraId="6EB92864" w14:textId="77777777" w:rsidR="0031050A" w:rsidRDefault="00CB1A99">
      <w:pPr>
        <w:spacing w:line="480" w:lineRule="auto"/>
        <w:ind w:firstLine="720"/>
        <w:jc w:val="both"/>
      </w:pPr>
      <w:r/>
      <w:del w:id="7039" w:author="David S. Jennis (red pen, decoded)" w:date="2026-07-27T00:00:00Z">
        <w:r>
          <w:delText>29.</w:delText>
        </w:r>
      </w:del>
      <w:ins w:id="7040" w:author="David S. Jennis (red pen, decoded)" w:date="2026-07-27T00:00:00Z">
        <w:r>
          <w:rPr>
            <w:highlight w:val="green"/>
          </w:rPr>
          <w:t>30.</w:t>
        </w:r>
      </w:ins>
      <w:r>
        <w:t xml:space="preserve"/>
        <w:tab/>
      </w:r>
      <w:r>
        <w:rPr>
          <w:b/>
          <w:bCs/>
        </w:rPr>
        <w:t>Value-Preservation and Value-Creation</w:t>
      </w:r>
      <w:r/>
      <w:r>
        <w:t xml:space="preserve">. The DIP Loan funds the professionals, the completion construction, the compliance work, and the reserves required to preserve, protect, and ultimately reorganize the Debtors’ enterprise. </w:t>
      </w:r>
      <w:del w:id="9160" w:author="David S. Jennis (red pen, decoded)" w:date="2026-07-27T00:00:00Z">
        <w:r>
          <w:rPr>
            <w:highlight w:val="green"/>
          </w:rPr>
          <w:delText xml:space="preserve">The completion of the 34 Building 1 condominium units directly enhances IBCP’s single largest collateral component</w:delText>
        </w:r>
      </w:del>
      <w:ins w:id="9161" w:author="David S. Jennis (red pen, decoded)" w:date="2026-07-27T00:00:00Z">
        <w:r>
          <w:rPr>
            <w:highlight w:val="green"/>
          </w:rPr>
          <w:t xml:space="preserve">The completion of the 34 Condo Building 1 units directly enhances IBCP’s single largest collateral component</w:t>
        </w:r>
      </w:ins>
      <w:r>
        <w:t xml:space="preserve"> — converting unfinished inventory into approximately $29,512,000 of projected net sale proceeds — </w:t>
      </w:r>
      <w:del w:id="9162" w:author="David S. Jennis (red pen, decoded)" w:date="2026-07-27T00:00:00Z">
        <w:r>
          <w:rPr>
            <w:highlight w:val="yellow"/>
          </w:rPr>
          <w:delText xml:space="preserve">and the $5,000,000 IBCP interest reserve services IBCP’s debt during these cases from DIP proceeds</w:delText>
        </w:r>
      </w:del>
      <w:commentRangeStart w:id="62"/>
      <w:ins w:id="9163" w:author="David S. Jennis (red pen, decoded)" w:date="2026-07-27T00:00:00Z">
        <w:r>
          <w:rPr>
            <w:highlight w:val="yellow"/>
          </w:rPr>
          <w:t xml:space="preserve">and the proposed $5,000,000 IBCP interest reserve contemplates any debt service during these cases from DIP proceeds</w:t>
        </w:r>
      </w:ins>
      <w:commentRangeEnd w:id="62"/>
      <w:r>
        <w:rPr>
          <w:rStyle w:val="CommentReference"/>
        </w:rPr>
        <w:commentReference w:id="62"/>
      </w:r>
      <w:r>
        <w:t xml:space="preserve"> rather than</w:t>
      </w:r>
      <w:del w:id="9164" w:author="David S. Jennis (red pen, decoded)" w:date="2026-07-27T00:00:00Z">
        <w:r>
          <w:rPr>
            <w:highlight w:val="yellow"/>
          </w:rPr>
          <w:delText xml:space="preserve"> from cash collateral. Courts have recognized that the use of estate funds to preserve going-concern and collateral value itself supports adequate protection. </w:delText>
        </w:r>
      </w:del>
      <w:commentRangeStart w:id="63"/>
      <w:ins w:id="9165" w:author="David S. Jennis (red pen, decoded)" w:date="2026-07-27T00:00:00Z">
        <w:r>
          <w:rPr>
            <w:highlight w:val="yellow"/>
          </w:rPr>
          <w:t xml:space="preserve"> from other secured creditors’ cash collateral. </w:t>
        </w:r>
      </w:ins>
      <w:commentRangeEnd w:id="63"/>
      <w:r>
        <w:rPr>
          <w:rStyle w:val="CommentReference"/>
        </w:rPr>
        <w:commentReference w:id="63"/>
      </w:r>
      <w:r>
        <w:t xml:space="preserve"/>
      </w:r>
      <w:r>
        <w:rPr>
          <w:i/>
          <w:iCs/>
        </w:rPr>
        <w:t>See In re O’Connor</w:t>
      </w:r>
      <w:r>
        <w:t>, 808 F.2d 1393, 1397-98 (10th Cir. 1987). The Debtors do not, however, rest adequate protection on the prospect of value creation alone: the equity cushion described above independently suffices.</w:t>
      </w:r>
    </w:p>
    <w:p w14:paraId="504F8069" w14:textId="77777777" w:rsidR="0031050A" w:rsidRDefault="00CB1A99">
      <w:pPr>
        <w:spacing w:line="480" w:lineRule="auto"/>
        <w:ind w:firstLine="720"/>
        <w:jc w:val="both"/>
      </w:pPr>
      <w:r/>
      <w:del w:id="7037" w:author="David S. Jennis (red pen, decoded)" w:date="2026-07-27T00:00:00Z">
        <w:r>
          <w:delText>30.</w:delText>
        </w:r>
      </w:del>
      <w:ins w:id="7038" w:author="David S. Jennis (red pen, decoded)" w:date="2026-07-27T00:00:00Z">
        <w:r>
          <w:rPr>
            <w:highlight w:val="green"/>
          </w:rPr>
          <w:t>31.</w:t>
        </w:r>
      </w:ins>
      <w:r>
        <w:t xml:space="preserve"/>
        <w:tab/>
      </w:r>
      <w:r>
        <w:rPr>
          <w:b/>
          <w:bCs/>
        </w:rPr>
        <w:t>Replacement Liens</w:t>
      </w:r>
      <w:r/>
      <w:del w:id="9166" w:author="David S. Jennis (red pen, decoded)" w:date="2026-07-27T00:00:00Z">
        <w:r>
          <w:rPr>
            <w:highlight w:val="red"/>
          </w:rPr>
          <w:delText xml:space="preserve">. The Final Order will grant IBCP replacement liens on post-petition property of the Debtors’ estates of the same kind, priority, and validity as IBCP’s pre-petition liens, to the extent of any post-petition diminution in the value of IBCP’s interest in the Priming Collateral. This is conventional section 361(2) adequate protection and is appropriate in addition to the equity-cushion analysis.</w:delText>
        </w:r>
      </w:del>
      <w:commentRangeStart w:id="64"/>
      <w:ins w:id="9167" w:author="David S. Jennis (red pen, decoded)" w:date="2026-07-27T00:00:00Z">
        <w:r>
          <w:rPr>
            <w:highlight w:val="red"/>
          </w:rPr>
          <w:t xml:space="preserve">. The Final Order will grant IBCP replacement liens that the Court would require as adequate protection to the extent of any post-petition diminution in the value of IBCP’s interest in the Priming Collateral.</w:t>
        </w:r>
      </w:ins>
      <w:commentRangeEnd w:id="64"/>
      <w:r>
        <w:rPr>
          <w:rStyle w:val="CommentReference"/>
        </w:rPr>
        <w:commentReference w:id="64"/>
      </w:r>
      <w:r>
        <w:t xml:space="preserve"/>
      </w:r>
    </w:p>
    <w:p w14:paraId="14FE0E32" w14:textId="77777777" w:rsidR="0031050A" w:rsidRDefault="00CB1A99">
      <w:pPr>
        <w:spacing w:line="480" w:lineRule="auto"/>
        <w:ind w:firstLine="720"/>
        <w:jc w:val="both"/>
      </w:pPr>
      <w:r/>
      <w:del w:id="7035" w:author="David S. Jennis (red pen, decoded)" w:date="2026-07-27T00:00:00Z">
        <w:r>
          <w:delText>31.</w:delText>
        </w:r>
      </w:del>
      <w:ins w:id="7036" w:author="David S. Jennis (red pen, decoded)" w:date="2026-07-27T00:00:00Z">
        <w:r>
          <w:rPr>
            <w:highlight w:val="green"/>
          </w:rPr>
          <w:t>32.</w:t>
        </w:r>
      </w:ins>
      <w:r>
        <w:t xml:space="preserve"/>
        <w:tab/>
      </w:r>
      <w:r>
        <w:rPr>
          <w:b/>
          <w:bCs/>
        </w:rPr>
        <w:t>Administrative Expenses Are a Statutory Reality</w:t>
      </w:r>
      <w:r/>
      <w:del w:id="9168" w:author="David S. Jennis (red pen, decoded)" w:date="2026-07-27T00:00:00Z">
        <w:r>
          <w:rPr>
            <w:highlight w:val="yellow"/>
          </w:rPr>
          <w:delText xml:space="preserve">. The largest professional and administrative categories funded by the DIP Loan — estate professional fees and United States Trustee fees — would, if not funded by the DIP Loan, in any event constitute administrative expenses under section 503(b). Funding these items through the DIP Loan crystallizes their amount and prevents their accrual as unfunded administrative claims against the very estates the secured creditors look to.</w:delText>
        </w:r>
      </w:del>
      <w:commentRangeStart w:id="65"/>
      <w:ins w:id="9169" w:author="David S. Jennis (red pen, decoded)" w:date="2026-07-27T00:00:00Z">
        <w:r>
          <w:rPr>
            <w:highlight w:val="yellow"/>
          </w:rPr>
          <w:t xml:space="preserve">. The professional and administrative fees and expenses funded by the DIP Loan would, if not funded by the DIP Loan, in any event constitute administrative expenses under section 503(b). Funding these items through the DIP Loan ensures that the employed professionals can remain committed to the case and eliminates an impediment of administrative expenses that would have to be paid upon confirmation of any plan proposed by any party in interest to the extent allowed. The worst case scenario for professionals would be a second priority claim if the cases were converted.</w:t>
        </w:r>
      </w:ins>
      <w:commentRangeEnd w:id="65"/>
      <w:r>
        <w:rPr>
          <w:rStyle w:val="CommentReference"/>
        </w:rPr>
        <w:commentReference w:id="65"/>
      </w:r>
      <w:r>
        <w:t xml:space="preserve"/>
      </w:r>
    </w:p>
    <w:p w14:paraId="717343AA" w14:textId="77777777" w:rsidR="0031050A" w:rsidRDefault="00CB1A99">
      <w:pPr>
        <w:spacing w:before="120" w:line="480" w:lineRule="auto"/>
        <w:jc w:val="center"/>
      </w:pPr>
      <w:r>
        <w:rPr>
          <w:b/>
          <w:bCs/>
        </w:rPr>
        <w:t>VIII. LEGAL AUTHORITY</w:t>
      </w:r>
    </w:p>
    <w:p w14:paraId="6DF7D71A" w14:textId="77777777" w:rsidR="0031050A" w:rsidRDefault="00CB1A99">
      <w:pPr>
        <w:spacing w:before="60" w:line="480" w:lineRule="auto"/>
      </w:pPr>
      <w:r>
        <w:rPr>
          <w:b/>
          <w:bCs/>
        </w:rPr>
        <w:t>A. Section 364 Provides Express Authority for the DIP Loan</w:t>
      </w:r>
    </w:p>
    <w:p w14:paraId="5803F482" w14:textId="77777777" w:rsidR="0031050A" w:rsidRDefault="00CB1A99">
      <w:pPr>
        <w:spacing w:line="480" w:lineRule="auto"/>
        <w:ind w:firstLine="720"/>
        <w:jc w:val="both"/>
      </w:pPr>
      <w:r/>
      <w:del w:id="7033" w:author="David S. Jennis (red pen, decoded)" w:date="2026-07-27T00:00:00Z">
        <w:r>
          <w:delText>32.</w:delText>
        </w:r>
      </w:del>
      <w:ins w:id="7034" w:author="David S. Jennis (red pen, decoded)" w:date="2026-07-27T00:00:00Z">
        <w:r>
          <w:rPr>
            <w:highlight w:val="green"/>
          </w:rPr>
          <w:t>33.</w:t>
        </w:r>
      </w:ins>
      <w:r>
        <w:t xml:space="preserve"/>
        <w:tab/>
        <w:t>Section 364 of the Bankruptcy Code creates a hierarchy of post-petition financing options for the debtor-in-possession. Section 364(b) authorizes unsecured non-ordinary-course credit; section 364(c)(1) authorizes super-priority administrative expense status; sections 364(c)(2) and (c)(3) authorize secured credit on unencumbered property and junior liens on encumbered property, respectively; and section 364(d) authorizes priming liens senior to existing liens. The Debtors seek relief under sections 364(c)(1) and 364(c)(2), together with priming relief under section 364(d)(1) with respect to the Priming Collateral, as described in Parts IV and VII above.</w:t>
      </w:r>
    </w:p>
    <w:p w14:paraId="2AC80701" w14:textId="77777777" w:rsidR="0031050A" w:rsidRDefault="00CB1A99">
      <w:pPr>
        <w:spacing w:line="480" w:lineRule="auto"/>
        <w:ind w:firstLine="720"/>
        <w:jc w:val="both"/>
      </w:pPr>
      <w:r/>
      <w:del w:id="7031" w:author="David S. Jennis (red pen, decoded)" w:date="2026-07-27T00:00:00Z">
        <w:r>
          <w:delText>33.</w:delText>
        </w:r>
      </w:del>
      <w:ins w:id="7032" w:author="David S. Jennis (red pen, decoded)" w:date="2026-07-27T00:00:00Z">
        <w:r>
          <w:rPr>
            <w:highlight w:val="green"/>
          </w:rPr>
          <w:t>34.</w:t>
        </w:r>
      </w:ins>
      <w:r>
        <w:t xml:space="preserve"/>
        <w:tab/>
      </w:r>
      <w:del w:id="9170" w:author="David S. Jennis (red pen, decoded)" w:date="2026-07-27T00:00:00Z">
        <w:r>
          <w:rPr>
            <w:highlight w:val="green"/>
          </w:rPr>
          <w:delText xml:space="preserve">Courts in this District and elsewhere routinely approve post-petition financing under section 364 where, as here, (i)</w:delText>
        </w:r>
      </w:del>
      <w:ins w:id="9171" w:author="David S. Jennis (red pen, decoded)" w:date="2026-07-27T00:00:00Z">
        <w:r>
          <w:rPr>
            <w:highlight w:val="green"/>
          </w:rPr>
          <w:t xml:space="preserve">Courts routinely approve post-petition financing under section 364 where (i)</w:t>
        </w:r>
      </w:ins>
      <w:r>
        <w:t xml:space="preserve"> the debtor has demonstrated that credit is unavailable on less burdensome terms; (ii) the proposed terms reflect the exercise of sound business judgment; and (iii) the terms are fair, reasonable, and adequate under the circumstances. </w:t>
      </w:r>
      <w:r>
        <w:t xml:space="preserve"/>
      </w:r>
      <w:r>
        <w:rPr>
          <w:i/>
          <w:iCs/>
        </w:rPr>
        <w:t>See In re Ames Dep’t Stores, Inc.</w:t>
      </w:r>
      <w:r>
        <w:t xml:space="preserve">, 115 B.R. 34, 37-39 (Bankr. S.D.N.Y. 1990); </w:t>
      </w:r>
      <w:r>
        <w:rPr>
          <w:i/>
          <w:iCs/>
        </w:rPr>
        <w:t>In re Western Pac. Airlines, Inc.</w:t>
      </w:r>
      <w:r>
        <w:t xml:space="preserve">, 223 B.R. 567, 572-73 (Bankr. D. Colo. 1997); </w:t>
      </w:r>
      <w:r>
        <w:rPr>
          <w:i/>
          <w:iCs/>
        </w:rPr>
        <w:t>In re Farmland Indus., Inc.</w:t>
      </w:r>
      <w:r>
        <w:t>, 294 B.R. 855, 879-81 (Bankr. W.D. Mo. 2003).</w:t>
      </w:r>
    </w:p>
    <w:p w14:paraId="56C17ACB" w14:textId="77777777" w:rsidR="0031050A" w:rsidRDefault="00CB1A99">
      <w:pPr>
        <w:spacing w:before="60" w:line="480" w:lineRule="auto"/>
      </w:pPr>
      <w:r>
        <w:rPr>
          <w:b/>
          <w:bCs/>
        </w:rPr>
        <w:t>B. The Debtors Have Exercised Sound Business Judgment</w:t>
      </w:r>
    </w:p>
    <w:p w14:paraId="579097E2" w14:textId="77777777" w:rsidR="0031050A" w:rsidRDefault="00CB1A99">
      <w:pPr>
        <w:spacing w:line="480" w:lineRule="auto"/>
        <w:ind w:firstLine="720"/>
        <w:jc w:val="both"/>
      </w:pPr>
      <w:r/>
      <w:del w:id="7029" w:author="David S. Jennis (red pen, decoded)" w:date="2026-07-27T00:00:00Z">
        <w:r>
          <w:delText>34.</w:delText>
        </w:r>
      </w:del>
      <w:ins w:id="7030" w:author="David S. Jennis (red pen, decoded)" w:date="2026-07-27T00:00:00Z">
        <w:r>
          <w:rPr>
            <w:highlight w:val="green"/>
          </w:rPr>
          <w:t>35.</w:t>
        </w:r>
      </w:ins>
      <w:r>
        <w:t xml:space="preserve"/>
        <w:tab/>
      </w:r>
      <w:del w:id="9172" w:author="David S. Jennis (red pen, decoded)" w:date="2026-07-27T00:00:00Z">
        <w:r>
          <w:rPr>
            <w:highlight w:val="yellow"/>
          </w:rPr>
          <w:delText xml:space="preserve">The business judgment rule governs the Court’s review of a debtor-in-possession’s decision to obtain post-petition financing. </w:delText>
        </w:r>
      </w:del>
      <w:commentRangeStart w:id="66"/>
      <w:ins w:id="9173" w:author="David S. Jennis (red pen, decoded)" w:date="2026-07-27T00:00:00Z">
        <w:r>
          <w:rPr>
            <w:highlight w:val="yellow"/>
          </w:rPr>
          <w:t xml:space="preserve">The Debtors believe that the CRO, particularly given his newly created fiduciary duties to the Debtors that supersede his duties as Receiver, will concur that the proposed DIP financing is in the best interests of all constituents, including the vocal HOA. The business judgment rule governs the Court’s review of a debtor-in-possession’s decision to obtain post-petition financing. </w:t>
        </w:r>
      </w:ins>
      <w:commentRangeEnd w:id="66"/>
      <w:r>
        <w:rPr>
          <w:rStyle w:val="CommentReference"/>
        </w:rPr>
        <w:commentReference w:id="66"/>
      </w:r>
      <w:r>
        <w:t xml:space="preserve"/>
      </w:r>
      <w:r>
        <w:rPr>
          <w:i/>
          <w:iCs/>
        </w:rPr>
      </w:r>
      <w:del w:id="9174" w:author="David S. Jennis (red pen, decoded)" w:date="2026-07-27T00:00:00Z">
        <w:r>
          <w:rPr>
            <w:i/>
            <w:iCs/>
            <w:highlight w:val="green"/>
          </w:rPr>
          <w:delText xml:space="preserve">See Ames</w:delText>
        </w:r>
      </w:del>
      <w:r>
        <w:rPr>
          <w:i/>
          <w:iCs/>
        </w:rPr>
        <w:t xml:space="preserve"/>
      </w:r>
      <w:r>
        <w:t xml:space="preserve"/>
      </w:r>
      <w:del w:id="8803" w:author="David S. Jennis (red pen, decoded)" w:date="2026-07-27T00:00:00Z">
        <w:r>
          <w:rPr>
            <w:sz w:val="22"/>
            <w:szCs w:val="22"/>
            <w:highlight w:val="green"/>
          </w:rPr>
          <w:delText xml:space="preserve">, 115 B.R. at 38 (court should not “second guess” the debtor’s business judgment).</w:delText>
        </w:r>
      </w:del>
      <w:r>
        <w:rPr>
          <w:sz w:val="22"/>
          <w:szCs w:val="22"/>
        </w:rPr>
        <w:t xml:space="preserve"> The relevant inquiry is whether the transaction, viewed as a whole, advances the rehabilitation of the estate. </w:t>
      </w:r>
      <w:r>
        <w:rPr>
          <w:i/>
          <w:iCs/>
        </w:rPr>
        <w:t>Id.</w:t>
      </w:r>
      <w:r>
        <w:t xml:space="preserve">; </w:t>
      </w:r>
      <w:r>
        <w:rPr>
          <w:i/>
          <w:iCs/>
        </w:rPr>
        <w:t>see also In re Trans World Airlines, Inc.</w:t>
      </w:r>
      <w:r>
        <w:t>, 163 B.R. 964, 974 (Bankr. D. Del. 1994).</w:t>
      </w:r>
    </w:p>
    <w:p w14:paraId="611FA6A5" w14:textId="77777777" w:rsidR="0031050A" w:rsidRDefault="00CB1A99">
      <w:pPr>
        <w:spacing w:line="480" w:lineRule="auto"/>
        <w:ind w:firstLine="720"/>
        <w:jc w:val="both"/>
      </w:pPr>
      <w:r/>
      <w:del w:id="7027" w:author="David S. Jennis (red pen, decoded)" w:date="2026-07-27T00:00:00Z">
        <w:r>
          <w:delText>35.</w:delText>
        </w:r>
      </w:del>
      <w:ins w:id="7028" w:author="David S. Jennis (red pen, decoded)" w:date="2026-07-27T00:00:00Z">
        <w:r>
          <w:rPr>
            <w:highlight w:val="green"/>
          </w:rPr>
          <w:t>36.</w:t>
        </w:r>
      </w:ins>
      <w:r>
        <w:t xml:space="preserve"/>
        <w:tab/>
        <w:t xml:space="preserve">The DIP Loan advances the Debtors’ reorganization in at least four respects. </w:t>
      </w:r>
      <w:r>
        <w:rPr>
          <w:i/>
          <w:iCs/>
        </w:rPr>
        <w:t>First</w:t>
      </w:r>
      <w:r/>
      <w:r>
        <w:t xml:space="preserve">, </w:t>
      </w:r>
      <w:del w:id="9175" w:author="David S. Jennis (red pen, decoded)" w:date="2026-07-27T00:00:00Z">
        <w:r>
          <w:rPr>
            <w:highlight w:val="green"/>
          </w:rPr>
          <w:delText xml:space="preserve">it funds the professionals required to administer the Chapter 11 Cases, including the Chief Restructuring Officer, the claims agent, appraisers, and tax and accounting professionals.</w:delText>
        </w:r>
      </w:del>
      <w:ins w:id="9176" w:author="David S. Jennis (red pen, decoded)" w:date="2026-07-27T00:00:00Z">
        <w:r>
          <w:rPr>
            <w:highlight w:val="green"/>
          </w:rPr>
          <w:t xml:space="preserve">it funds the professionals whose services are essential and necessary to the Chapter 11 Cases, including appraisers, and tax and accounting professionals.</w:t>
        </w:r>
      </w:ins>
      <w:r>
        <w:t xml:space="preserve"> </w:t>
      </w:r>
      <w:r>
        <w:t xml:space="preserve"/>
      </w:r>
      <w:r>
        <w:rPr>
          <w:i/>
          <w:iCs/>
        </w:rPr>
        <w:t>Second</w:t>
      </w:r>
      <w:r/>
      <w:r>
        <w:t xml:space="preserve">, </w:t>
      </w:r>
      <w:del w:id="9177" w:author="David S. Jennis (red pen, decoded)" w:date="2026-07-27T00:00:00Z">
        <w:r>
          <w:rPr>
            <w:highlight w:val="yellow"/>
          </w:rPr>
          <w:delText xml:space="preserve">it funds the completion of the 34 unsold Building 1 condominium units — converting the estates’ largest unfinished asset into approximately $29,512,000 of projected net sale proceeds that retire secured debt and fund the plan.</w:delText>
        </w:r>
      </w:del>
      <w:commentRangeStart w:id="46"/>
      <w:ins w:id="9178" w:author="David S. Jennis (red pen, decoded)" w:date="2026-07-27T00:00:00Z">
        <w:r>
          <w:rPr>
            <w:highlight w:val="yellow"/>
          </w:rPr>
          <w:t xml:space="preserve">it funds the completion of the 34 unsold Condo Building 1 units — converting the unfinished asset into approximately $29,512,000 of projected net sale proceeds to pay what should be secured debt and fund the plan.</w:t>
        </w:r>
      </w:ins>
      <w:commentRangeEnd w:id="46"/>
      <w:r>
        <w:rPr>
          <w:rStyle w:val="CommentReference"/>
        </w:rPr>
        <w:commentReference w:id="46"/>
      </w:r>
      <w:r>
        <w:t xml:space="preserve"> </w:t>
      </w:r>
      <w:r>
        <w:t xml:space="preserve"/>
      </w:r>
      <w:r>
        <w:rPr>
          <w:i/>
          <w:iCs/>
        </w:rPr>
        <w:t>Third</w:t>
      </w:r>
      <w:r/>
      <w:r>
        <w:t xml:space="preserve">, </w:t>
      </w:r>
      <w:del w:id="9179" w:author="David S. Jennis (red pen, decoded)" w:date="2026-07-27T00:00:00Z">
        <w:r>
          <w:rPr>
            <w:highlight w:val="green"/>
          </w:rPr>
          <w:delText xml:space="preserve">it services the IBCP debt during these cases through a dedicated $5,000,000 interest reserve, segregating that carry from operating cash flow and allowing</w:delText>
        </w:r>
      </w:del>
      <w:ins w:id="9180" w:author="David S. Jennis (red pen, decoded)" w:date="2026-07-27T00:00:00Z">
        <w:r>
          <w:rPr>
            <w:highlight w:val="green"/>
          </w:rPr>
          <w:t xml:space="preserve">it adequately protects IBCP during these cases through a dedicated $5,000,000 interest reserve, segregating that cost from operating cash flow and preserving</w:t>
        </w:r>
      </w:ins>
      <w:r>
        <w:t xml:space="preserve"> cash collateral to remain available for the operating businesses. </w:t>
      </w:r>
      <w:r>
        <w:t xml:space="preserve"/>
      </w:r>
      <w:r>
        <w:rPr>
          <w:i/>
          <w:iCs/>
        </w:rPr>
        <w:t>Fourth</w:t>
      </w:r>
      <w:r/>
      <w:r>
        <w:t xml:space="preserve">, it provides a single, rightsized facility with an estimated thirty-month interest reserve, avoiding the recurring need for the Debtors and their secured creditors </w:t>
      </w:r>
      <w:del w:id="9181" w:author="David S. Jennis (red pen, decoded)" w:date="2026-07-27T00:00:00Z">
        <w:r>
          <w:rPr>
            <w:highlight w:val="green"/>
          </w:rPr>
          <w:delText xml:space="preserve">to litigate the funding of these items on a piecemeal basis as the case progresses.</w:delText>
        </w:r>
      </w:del>
      <w:ins w:id="9182" w:author="David S. Jennis (red pen, decoded)" w:date="2026-07-27T00:00:00Z">
        <w:r>
          <w:rPr>
            <w:highlight w:val="green"/>
          </w:rPr>
          <w:t xml:space="preserve">to litigate the funding of these items through cash collateral orders on a piecemeal basis as the case progresses.</w:t>
        </w:r>
      </w:ins>
      <w:r>
        <w:t xml:space="preserve"/>
      </w:r>
    </w:p>
    <w:p w14:paraId="1648F736" w14:textId="77777777" w:rsidR="0031050A" w:rsidRDefault="00CB1A99">
      <w:pPr>
        <w:spacing w:before="60" w:line="480" w:lineRule="auto"/>
      </w:pPr>
      <w:r>
        <w:rPr>
          <w:b/>
          <w:bCs/>
        </w:rPr>
        <w:t>C. The Terms Are Fair, Reasonable, and Adequate</w:t>
      </w:r>
    </w:p>
    <w:p w14:paraId="0840A258" w14:textId="77777777" w:rsidR="0031050A" w:rsidRDefault="00CB1A99">
      <w:pPr>
        <w:spacing w:line="480" w:lineRule="auto"/>
        <w:ind w:firstLine="720"/>
        <w:jc w:val="both"/>
      </w:pPr>
      <w:r/>
      <w:del w:id="7025" w:author="David S. Jennis (red pen, decoded)" w:date="2026-07-27T00:00:00Z">
        <w:r>
          <w:delText>36.</w:delText>
        </w:r>
      </w:del>
      <w:ins w:id="7026" w:author="David S. Jennis (red pen, decoded)" w:date="2026-07-27T00:00:00Z">
        <w:r>
          <w:rPr>
            <w:highlight w:val="green"/>
          </w:rPr>
          <w:t>37.</w:t>
        </w:r>
      </w:ins>
      <w:r>
        <w:t xml:space="preserve"/>
        <w:tab/>
      </w:r>
      <w:r>
        <w:t xml:space="preserve">The proposed terms of the DIP Loan are fair, reasonable, and adequate under the circumstances. The facility size is rightsized to the specific needs identified line-by-line in the Budget, plus a modest contingency. </w:t>
      </w:r>
      <w:del w:id="9183" w:author="David S. Jennis (red pen, decoded)" w:date="2026-07-27T00:00:00Z">
        <w:r>
          <w:rPr>
            <w:highlight w:val="yellow"/>
          </w:rPr>
          <w:delText xml:space="preserve">The pricing reflects market terms for priming DIP facilities to small- and middle-market debtors</w:delText>
        </w:r>
      </w:del>
      <w:commentRangeStart w:id="47"/>
      <w:ins w:id="9184" w:author="David S. Jennis (red pen, decoded)" w:date="2026-07-27T00:00:00Z">
        <w:r>
          <w:rPr>
            <w:highlight w:val="yellow"/>
          </w:rPr>
          <w:t xml:space="preserve">The pricing reflects market terms for priming DIP facilities to already overly leveraged small- and middle-market debtors</w:t>
        </w:r>
      </w:ins>
      <w:commentRangeEnd w:id="47"/>
      <w:r>
        <w:rPr>
          <w:rStyle w:val="CommentReference"/>
        </w:rPr>
        <w:commentReference w:id="47"/>
      </w:r>
      <w:r>
        <w:t xml:space="preserve"> in real-estate and hospitality cases of comparable size and complexity. The covenants and reporting requirements are customary. The DIP Lender requires no personal guaranty from the Debtors’ principal or any non-Debtor affiliate — an uncommon and borrower-favorable feature in the priming DIP market that preserves the principal’s personal borrowing capacity for the benefit of the reorganization. </w:t>
      </w:r>
      <w:del w:id="9185" w:author="David S. Jennis (red pen, decoded)" w:date="2026-07-27T00:00:00Z">
        <w:r>
          <w:rPr>
            <w:highlight w:val="yellow"/>
          </w:rPr>
          <w:delText xml:space="preserve">There is no roll-up of pre-petition debt — the $5,000,000 IBCP interest reserve funds post-petition debt service on IBCP’s condominium line as adequate protection and repays no pre-petition principal — no cross-collateralization of pre-petition claims, no lien on avoidance actions or their proceeds, no waiver of the estates’ section 552(b) rights, and no stipulations as to the validity of pre-petition secured claims — all challenge rights are preserved. The Final Order will provide</w:delText>
        </w:r>
      </w:del>
      <w:commentRangeStart w:id="48"/>
      <w:ins w:id="9186" w:author="David S. Jennis (red pen, decoded)" w:date="2026-07-27T00:00:00Z">
        <w:r>
          <w:rPr>
            <w:highlight w:val="yellow"/>
          </w:rPr>
          <w:t xml:space="preserve">While the Commitment requires that the Final Order provide</w:t>
        </w:r>
      </w:ins>
      <w:commentRangeEnd w:id="48"/>
      <w:r>
        <w:rPr>
          <w:rStyle w:val="CommentReference"/>
        </w:rPr>
        <w:commentReference w:id="48"/>
      </w:r>
      <w:r>
        <w:t xml:space="preserve"> that the DIP Lender’s position is not subject to surcharge under section 506(c), </w:t>
      </w:r>
      <w:del w:id="9187" w:author="David S. Jennis (red pen, decoded)" w:date="2026-07-27T00:00:00Z">
        <w:r>
          <w:rPr>
            <w:highlight w:val="yellow"/>
          </w:rPr>
          <w:delText xml:space="preserve">a customary and appropriate protection for a post-petition lender extending new money on a priming basis; no such protection is extended to any pre-petition creditor. The relief requested falls comfortably within the heartland of DIP transactions approved by courts in this District.</w:delText>
        </w:r>
      </w:del>
      <w:commentRangeStart w:id="49"/>
      <w:ins w:id="9188" w:author="David S. Jennis (red pen, decoded)" w:date="2026-07-27T00:00:00Z">
        <w:r>
          <w:rPr>
            <w:highlight w:val="yellow"/>
          </w:rPr>
          <w:t xml:space="preserve">such provision is a customary and appropriate protection for a post-petition lender extending new money on a priming basis. The relief requested falls comfortably within the heartland of DIP transactions approved with their own secured creditors.</w:t>
        </w:r>
      </w:ins>
      <w:commentRangeEnd w:id="49"/>
      <w:r>
        <w:rPr>
          <w:rStyle w:val="CommentReference"/>
        </w:rPr>
        <w:commentReference w:id="49"/>
      </w:r>
      <w:r>
        <w:t xml:space="preserve"/>
      </w:r>
    </w:p>
    <w:p w14:paraId="32A0C7A3" w14:textId="77777777" w:rsidR="0031050A" w:rsidRDefault="00CB1A99">
      <w:pPr>
        <w:spacing w:before="60" w:line="480" w:lineRule="auto"/>
      </w:pPr>
      <w:r>
        <w:rPr>
          <w:b/>
          <w:bCs/>
        </w:rPr>
        <w:t>D. IBCP Is Adequately Protected Under § 364(d)(1)(B)</w:t>
      </w:r>
    </w:p>
    <w:p w14:paraId="5D177E7F" w14:textId="77777777" w:rsidR="0031050A" w:rsidRDefault="00CB1A99">
      <w:pPr>
        <w:spacing w:line="480" w:lineRule="auto"/>
        <w:ind w:firstLine="720"/>
        <w:jc w:val="both"/>
      </w:pPr>
      <w:r/>
      <w:del w:id="7023" w:author="David S. Jennis (red pen, decoded)" w:date="2026-07-27T00:00:00Z">
        <w:r>
          <w:delText>37.</w:delText>
        </w:r>
      </w:del>
      <w:ins w:id="7024" w:author="David S. Jennis (red pen, decoded)" w:date="2026-07-27T00:00:00Z">
        <w:r>
          <w:rPr>
            <w:highlight w:val="green"/>
          </w:rPr>
          <w:t>38.</w:t>
        </w:r>
      </w:ins>
      <w:r>
        <w:t xml:space="preserve"/>
        <w:tab/>
      </w:r>
      <w:r>
        <w:t xml:space="preserve">The DIP Loan primes IBCP’s pre-petition liens on the Priming Collateral. Under section 364(d)(1)(B) of the Bankruptcy Code, the Court may authorize the priming where, as here, the pre-petition secured creditor is adequately protected. </w:t>
      </w:r>
      <w:del w:id="9189" w:author="David S. Jennis (red pen, decoded)" w:date="2026-07-27T00:00:00Z">
        <w:r>
          <w:rPr>
            <w:highlight w:val="yellow"/>
          </w:rPr>
          <w:delText xml:space="preserve">The adequate protection of IBCP rests on five independent and overlapping grounds, any one of which would itself suffice:</w:delText>
        </w:r>
      </w:del>
      <w:commentRangeStart w:id="50"/>
      <w:ins w:id="9190" w:author="David S. Jennis (red pen, decoded)" w:date="2026-07-27T00:00:00Z">
        <w:r>
          <w:rPr>
            <w:highlight w:val="yellow"/>
          </w:rPr>
          <w:t xml:space="preserve">The adequate protection of IBCP rests on multiple independent and overlapping grounds, as discussed above, primarily the equity cushion:</w:t>
        </w:r>
      </w:ins>
      <w:commentRangeEnd w:id="50"/>
      <w:r>
        <w:rPr>
          <w:rStyle w:val="CommentReference"/>
        </w:rPr>
        <w:commentReference w:id="50"/>
      </w:r>
      <w:r>
        <w:t xml:space="preserve"/>
      </w:r>
    </w:p>
    <w:p w14:paraId="695CB682" w14:textId="77777777" w:rsidR="0031050A" w:rsidRDefault="00CB1A99">
      <w:pPr>
        <w:spacing w:line="480" w:lineRule="auto"/>
        <w:ind w:firstLine="720"/>
        <w:jc w:val="both"/>
      </w:pPr>
      <w:r/>
      <w:del w:id="7021" w:author="David S. Jennis (red pen, decoded)" w:date="2026-07-27T00:00:00Z">
        <w:r>
          <w:delText>38.</w:delText>
        </w:r>
      </w:del>
      <w:ins w:id="7022" w:author="David S. Jennis (red pen, decoded)" w:date="2026-07-27T00:00:00Z">
        <w:r>
          <w:rPr>
            <w:highlight w:val="green"/>
          </w:rPr>
          <w:t>39.</w:t>
        </w:r>
      </w:ins>
      <w:r>
        <w:t xml:space="preserve"/>
        <w:tab/>
      </w:r>
      <w:r>
        <w:rPr>
          <w:b/>
          <w:bCs/>
        </w:rPr>
      </w:r>
      <w:commentRangeStart w:id="67"/>
      <w:del w:id="9191" w:author="David S. Jennis (red pen, decoded)" w:date="2026-07-27T00:00:00Z">
        <w:r>
          <w:rPr>
            <w:b/>
            <w:bCs/>
            <w:highlight w:val="yellow"/>
          </w:rPr>
          <w:delText xml:space="preserve">First, an equity cushion of approximately 212–240% on IBCP’s direct exposure</w:delText>
        </w:r>
      </w:del>
      <w:commentRangeEnd w:id="67"/>
      <w:r>
        <w:rPr>
          <w:rStyle w:val="CommentReference"/>
        </w:rPr>
        <w:commentReference w:id="67"/>
      </w:r>
      <w:r>
        <w:rPr>
          <w:b/>
          <w:bCs/>
        </w:rPr>
        <w:t xml:space="preserve"/>
      </w:r>
      <w:r/>
      <w:del w:id="9192" w:author="David S. Jennis (red pen, decoded)" w:date="2026-07-27T00:00:00Z">
        <w:r>
          <w:rPr>
            <w:highlight w:val="yellow"/>
          </w:rPr>
          <w:delText xml:space="preserve">. As set forth in detail in Part I (and supported by IBCP’s own SEC disclosures), IBCP’s direct exposure across the credit relationship is approximately $17,700,000 after netting USDA Business and Industry guarantees of approximately 75% on the guaranteed loans. The collateral</w:delText>
        </w:r>
      </w:del>
      <w:commentRangeStart w:id="68"/>
      <w:ins w:id="9193" w:author="David S. Jennis (red pen, decoded)" w:date="2026-07-27T00:00:00Z">
        <w:r>
          <w:rPr>
            <w:highlight w:val="yellow"/>
          </w:rPr>
          <w:t xml:space="preserve">As set forth in detail in Part I, IBCP’s direct exposure across the credit relationship is approximately $17,700,000. The collateral</w:t>
        </w:r>
      </w:ins>
      <w:commentRangeEnd w:id="68"/>
      <w:r>
        <w:rPr>
          <w:rStyle w:val="CommentReference"/>
        </w:rPr>
        <w:commentReference w:id="68"/>
      </w:r>
      <w:r>
        <w:t xml:space="preserve"> value available to IBCP across the Priming Collateral and related assets is approximately $55,000,000 to $60,000,000. The priming of up to $12,074,869 in DIP indebtedness against that collateral base leaves IBCP with an equity cushion</w:t>
      </w:r>
      <w:del w:id="9194" w:author="David S. Jennis (red pen, decoded)" w:date="2026-07-27T00:00:00Z">
        <w:r>
          <w:rPr>
            <w:highlight w:val="yellow"/>
          </w:rPr>
          <w:delText xml:space="preserve"> of approximately 140% to 170% on its direct exposure after the priming — before giving effect to the value created by completing the condominium units or the $5,000,000 of IBCP debt service funded by the DIP Loan itself — well in excess of the 20–40% range historically treated by courts as sufficient adequate protection. </w:delText>
        </w:r>
      </w:del>
      <w:commentRangeStart w:id="69"/>
      <w:ins w:id="9195" w:author="David S. Jennis (red pen, decoded)" w:date="2026-07-27T00:00:00Z">
        <w:r>
          <w:rPr>
            <w:highlight w:val="yellow"/>
          </w:rPr>
          <w:t xml:space="preserve"> of approximately 140% to 170% on its direct exposure after the priming. </w:t>
        </w:r>
      </w:ins>
      <w:commentRangeEnd w:id="69"/>
      <w:r>
        <w:rPr>
          <w:rStyle w:val="CommentReference"/>
        </w:rPr>
        <w:commentReference w:id="69"/>
      </w:r>
      <w:r>
        <w:t xml:space="preserve"/>
      </w:r>
      <w:r>
        <w:rPr>
          <w:i/>
          <w:iCs/>
        </w:rPr>
      </w:r>
      <w:r>
        <w:rPr>
          <w:i/>
          <w:iCs/>
        </w:rPr>
        <w:t xml:space="preserve">See </w:t>
      </w:r>
      <w:del w:id="9003" w:author="David S. Jennis (red pen, decoded)" w:date="2026-07-27T00:00:00Z">
        <w:r>
          <w:rPr>
            <w:i/>
            <w:iCs/>
            <w:highlight w:val="yellow"/>
          </w:rPr>
          <w:delText xml:space="preserve">Delta Resources</w:delText>
        </w:r>
      </w:del>
      <w:r>
        <w:rPr>
          <w:i/>
          <w:iCs/>
        </w:rPr>
        <w:t xml:space="preserve"/>
      </w:r>
      <w:r/>
      <w:del w:id="9004" w:author="David S. Jennis (red pen, decoded)" w:date="2026-07-27T00:00:00Z">
        <w:r>
          <w:rPr>
            <w:highlight w:val="yellow"/>
          </w:rPr>
          <w:delText xml:space="preserve">, 54 F.3d at 730; </w:delText>
        </w:r>
      </w:del>
      <w:r>
        <w:t xml:space="preserve"/>
      </w:r>
      <w:r>
        <w:rPr>
          <w:i/>
          <w:iCs/>
        </w:rPr>
        <w:t>Mellor</w:t>
      </w:r>
      <w:r>
        <w:t>, 734 F.2d at 1400-01.</w:t>
      </w:r>
    </w:p>
    <w:p w14:paraId="24D29A68" w14:textId="77777777" w:rsidR="0031050A" w:rsidRDefault="00CB1A99">
      <w:pPr>
        <w:spacing w:line="480" w:lineRule="auto"/>
        <w:ind w:firstLine="720"/>
        <w:jc w:val="both"/>
      </w:pPr>
      <w:r/>
      <w:del w:id="7019" w:author="David S. Jennis (red pen, decoded)" w:date="2026-07-27T00:00:00Z">
        <w:r>
          <w:delText>39.</w:delText>
        </w:r>
      </w:del>
      <w:ins w:id="7020" w:author="David S. Jennis (red pen, decoded)" w:date="2026-07-27T00:00:00Z">
        <w:r>
          <w:rPr>
            <w:highlight w:val="green"/>
          </w:rPr>
          <w:t>40.</w:t>
        </w:r>
      </w:ins>
      <w:r>
        <w:t xml:space="preserve"/>
        <w:tab/>
      </w:r>
      <w:r>
        <w:rPr>
          <w:b/>
          <w:bCs/>
        </w:rPr>
        <w:t>Second, the unappraised land value not reflected in IBCP’s collateral file</w:t>
      </w:r>
      <w:r>
        <w:t>. The 2024 Plumert USDA-format appraisal of the warehouse and boater services component arrived at $10,600,000 and contained an explicit footnote acknowledging “+ land” as a separate value component that the appraisal itself did not value. Approximately $6,000,000 of land value is associated with that component, and IBCP has never since obtained an updated appraisal to incorporate that land value. Approximately half of the DIP Loan is supported by that unappraised land value alone — collateral value that IBCP’s loan documents secure but that does not appear in IBCP’s own loss-reserve framework — before any resort to the equity cushion described above.</w:t>
      </w:r>
    </w:p>
    <w:p w14:paraId="3E7A40F4" w14:textId="77777777" w:rsidR="0031050A" w:rsidRDefault="00CB1A99">
      <w:pPr>
        <w:spacing w:line="480" w:lineRule="auto"/>
        <w:ind w:firstLine="720"/>
        <w:jc w:val="both"/>
      </w:pPr>
      <w:r/>
      <w:del w:id="7017" w:author="David S. Jennis (red pen, decoded)" w:date="2026-07-27T00:00:00Z">
        <w:r>
          <w:delText>40.</w:delText>
        </w:r>
      </w:del>
      <w:ins w:id="7018" w:author="David S. Jennis (red pen, decoded)" w:date="2026-07-27T00:00:00Z">
        <w:r>
          <w:rPr>
            <w:highlight w:val="green"/>
          </w:rPr>
          <w:t>41.</w:t>
        </w:r>
      </w:ins>
      <w:r>
        <w:t xml:space="preserve"/>
        <w:tab/>
      </w:r>
      <w:r>
        <w:rPr>
          <w:b/>
          <w:bCs/>
        </w:rPr>
        <w:t>Third, replacement liens</w:t>
      </w:r>
      <w:r>
        <w:t>. IBCP will receive replacement liens on post-petition property of the Debtors’ estates of the same kind, priority, and validity as IBCP’s pre-petition liens, to the extent of any post-petition diminution in the value of IBCP’s interest in the Priming Collateral.</w:t>
      </w:r>
    </w:p>
    <w:p w14:paraId="731A9AD1" w14:textId="77777777" w:rsidR="0031050A" w:rsidRDefault="00CB1A99">
      <w:pPr>
        <w:spacing w:line="480" w:lineRule="auto"/>
        <w:ind w:firstLine="720"/>
        <w:jc w:val="both"/>
      </w:pPr>
      <w:r/>
      <w:del w:id="7015" w:author="David S. Jennis (red pen, decoded)" w:date="2026-07-27T00:00:00Z">
        <w:r>
          <w:delText>41.</w:delText>
        </w:r>
      </w:del>
      <w:ins w:id="7016" w:author="David S. Jennis (red pen, decoded)" w:date="2026-07-27T00:00:00Z">
        <w:r>
          <w:rPr>
            <w:highlight w:val="green"/>
          </w:rPr>
          <w:t>42.</w:t>
        </w:r>
      </w:ins>
      <w:r>
        <w:t xml:space="preserve"/>
        <w:tab/>
      </w:r>
      <w:r>
        <w:rPr>
          <w:b/>
          <w:bCs/>
        </w:rPr>
      </w:r>
      <w:commentRangeStart w:id="70"/>
      <w:del w:id="9196" w:author="David S. Jennis (red pen, decoded)" w:date="2026-07-27T00:00:00Z">
        <w:r>
          <w:rPr>
            <w:b/>
            <w:bCs/>
            <w:highlight w:val="yellow"/>
          </w:rPr>
          <w:delText xml:space="preserve">Fourth, value preservation and direct debt service through the DIP-funded work</w:delText>
        </w:r>
      </w:del>
      <w:commentRangeEnd w:id="70"/>
      <w:r>
        <w:rPr>
          <w:rStyle w:val="CommentReference"/>
        </w:rPr>
        <w:commentReference w:id="70"/>
      </w:r>
      <w:r>
        <w:rPr>
          <w:b/>
          <w:bCs/>
        </w:rPr>
        <w:t xml:space="preserve"/>
      </w:r>
      <w:r/>
      <w:del w:id="9197" w:author="David S. Jennis (red pen, decoded)" w:date="2026-07-27T00:00:00Z">
        <w:r>
          <w:rPr>
            <w:highlight w:val="yellow"/>
          </w:rPr>
          <w:delText xml:space="preserve">. The DIP Loan completes the condominium units that constitute IBCP’s single largest collateral component, funds the EGLE compliance work that arrests regulatory exposure against the campus, funds the professionals required to administer these cases, and</w:delText>
        </w:r>
      </w:del>
      <w:ins w:id="9198" w:author="David S. Jennis (red pen, decoded)" w:date="2026-07-27T00:00:00Z">
        <w:r>
          <w:rPr>
            <w:highlight w:val="yellow"/>
          </w:rPr>
          <w:t xml:space="preserve">(i) The DIP Loan completes the condominium units that constitute IBCP’s single largest collateral component, (ii) funds the EGLE compliance work that must be addressed to avoid regulatory exposure and enforcement against the campus, (iii) funds the professionals required to administer these cases, and</w:t>
        </w:r>
      </w:ins>
      <w:r>
        <w:t xml:space="preserve"> — uniquely — </w:t>
      </w:r>
      <w:del w:id="9199" w:author="David S. Jennis (red pen, decoded)" w:date="2026-07-27T00:00:00Z">
        <w:r>
          <w:rPr>
            <w:highlight w:val="yellow"/>
          </w:rPr>
          <w:delText xml:space="preserve">dedicates $5,000,000 of its own proceeds to servicing IBCP’s debt during these cases.</w:delText>
        </w:r>
      </w:del>
      <w:commentRangeStart w:id="51"/>
      <w:ins w:id="9200" w:author="David S. Jennis (red pen, decoded)" w:date="2026-07-27T00:00:00Z">
        <w:r>
          <w:rPr>
            <w:highlight w:val="yellow"/>
          </w:rPr>
          <w:t xml:space="preserve">dedicates $5,000,000 as a reserve to potentially service IBCP’s debt during these cases for purposes of only adequate protection.</w:t>
        </w:r>
      </w:ins>
      <w:commentRangeEnd w:id="51"/>
      <w:r>
        <w:rPr>
          <w:rStyle w:val="CommentReference"/>
        </w:rPr>
        <w:commentReference w:id="51"/>
      </w:r>
      <w:r>
        <w:t xml:space="preserve"> Where, as here, the priming facility pays the primed lender’s own debt service and completes the primed lender’s own collateral, the priming works in IBCP’s favor, not against it. </w:t>
      </w:r>
      <w:r>
        <w:t xml:space="preserve"/>
      </w:r>
      <w:r>
        <w:rPr>
          <w:i/>
          <w:iCs/>
        </w:rPr>
        <w:t>See In re Antico Mfg. Co.</w:t>
      </w:r>
      <w:r>
        <w:t>, 153 B.R. 233, 236 (Bankr. N.D. Ill. 1993) (DIP financing that preserves going-concern value adequately protects existing secured creditors).</w:t>
      </w:r>
    </w:p>
    <w:p w14:paraId="5EB23D62" w14:textId="77777777" w:rsidR="0031050A" w:rsidRDefault="00CB1A99">
      <w:pPr>
        <w:spacing w:line="480" w:lineRule="auto"/>
        <w:ind w:firstLine="720"/>
        <w:jc w:val="both"/>
      </w:pPr>
      <w:r/>
      <w:del w:id="7013" w:author="David S. Jennis (red pen, decoded)" w:date="2026-07-27T00:00:00Z">
        <w:r>
          <w:delText>42.</w:delText>
        </w:r>
      </w:del>
      <w:ins w:id="7014" w:author="David S. Jennis (red pen, decoded)" w:date="2026-07-27T00:00:00Z">
        <w:r>
          <w:rPr>
            <w:highlight w:val="green"/>
          </w:rPr>
          <w:t>43.</w:t>
        </w:r>
      </w:ins>
      <w:r>
        <w:t xml:space="preserve"/>
        <w:tab/>
      </w:r>
      <w:r>
        <w:rPr>
          <w:b/>
          <w:bCs/>
        </w:rPr>
      </w:r>
      <w:commentRangeStart w:id="71"/>
      <w:del w:id="9201" w:author="David S. Jennis (red pen, decoded)" w:date="2026-07-27T00:00:00Z">
        <w:r>
          <w:rPr>
            <w:b/>
            <w:bCs/>
            <w:highlight w:val="red"/>
          </w:rPr>
          <w:delText xml:space="preserve">Fifth, IBCP’s own public position</w:delText>
        </w:r>
      </w:del>
      <w:commentRangeEnd w:id="71"/>
      <w:r>
        <w:rPr>
          <w:rStyle w:val="CommentReference"/>
        </w:rPr>
        <w:commentReference w:id="71"/>
      </w:r>
      <w:r>
        <w:rPr>
          <w:b/>
          <w:bCs/>
        </w:rPr>
        <w:t xml:space="preserve"/>
      </w:r>
      <w:r/>
      <w:del w:id="9202" w:author="David S. Jennis (red pen, decoded)" w:date="2026-07-27T00:00:00Z">
        <w:r>
          <w:rPr>
            <w:highlight w:val="red"/>
          </w:rPr>
          <w:delText xml:space="preserve">. IBCP has publicly told its investors and the SEC that it is “appropriately reserved” for its exposure in this credit at a level approximately 33% to 44% below the face balance it asserts to this Court. Having taken that position publicly, IBCP cannot consistently argue to this Court that the priming transaction causes it material diminution — particularly where $5,000,000 of the priming facility is dedicated to paying IBCP itself and $5,000,000 more is dedicated to completing IBCP’s collateral</w:delText>
        </w:r>
      </w:del>
      <w:commentRangeStart w:id="72"/>
      <w:ins w:id="9203" w:author="David S. Jennis (red pen, decoded)" w:date="2026-07-27T00:00:00Z">
        <w:r>
          <w:rPr>
            <w:highlight w:val="red"/>
          </w:rPr>
          <w:t xml:space="preserve">IBCP has told the SEC that it is “appropriately reserved” for its exposure in this credit at a level approximately 33% to 44% below the balance it asserts to this Court</w:t>
        </w:r>
      </w:ins>
      <w:commentRangeEnd w:id="72"/>
      <w:r>
        <w:rPr>
          <w:rStyle w:val="CommentReference"/>
        </w:rPr>
        <w:commentReference w:id="72"/>
      </w:r>
      <w:r>
        <w:t xml:space="preserve">.</w:t>
      </w:r>
      <w:r>
        <w:t xml:space="preserve"/>
      </w:r>
    </w:p>
    <w:p w14:paraId="76E9C35F" w14:textId="77777777" w:rsidR="0031050A" w:rsidRDefault="00CB1A99">
      <w:pPr>
        <w:spacing w:line="480" w:lineRule="auto"/>
        <w:ind w:firstLine="720"/>
        <w:jc w:val="both"/>
      </w:pPr>
      <w:r/>
      <w:del w:id="7011" w:author="David S. Jennis (red pen, decoded)" w:date="2026-07-27T00:00:00Z">
        <w:r>
          <w:delText>43.</w:delText>
        </w:r>
      </w:del>
      <w:ins w:id="7012" w:author="David S. Jennis (red pen, decoded)" w:date="2026-07-27T00:00:00Z">
        <w:r>
          <w:rPr>
            <w:highlight w:val="green"/>
          </w:rPr>
          <w:t>44.</w:t>
        </w:r>
      </w:ins>
      <w:r>
        <w:t xml:space="preserve"/>
        <w:tab/>
      </w:r>
      <w:r>
        <w:t xml:space="preserve">The Debtors respectfully submit that IBCP is among the most over-collateralized creditors a court is likely to encounter in a section 364(d) priming context. The relief sought is fair, reasonable, </w:t>
      </w:r>
      <w:del w:id="9204" w:author="David S. Jennis (red pen, decoded)" w:date="2026-07-27T00:00:00Z">
        <w:r>
          <w:rPr>
            <w:highlight w:val="yellow"/>
          </w:rPr>
          <w:delText xml:space="preserve">and consistent with the standards of the Eleventh Circuit. </w:delText>
        </w:r>
      </w:del>
      <w:commentRangeStart w:id="73"/>
      <w:ins w:id="9205" w:author="David S. Jennis (red pen, decoded)" w:date="2026-07-27T00:00:00Z">
        <w:r>
          <w:rPr>
            <w:highlight w:val="yellow"/>
          </w:rPr>
          <w:t xml:space="preserve">and consistent with both established standards and sound business judgment. </w:t>
        </w:r>
      </w:ins>
      <w:commentRangeEnd w:id="73"/>
      <w:r>
        <w:rPr>
          <w:rStyle w:val="CommentReference"/>
        </w:rPr>
        <w:commentReference w:id="73"/>
      </w:r>
      <w:r>
        <w:t xml:space="preserve"/>
      </w:r>
      <w:r>
        <w:rPr>
          <w:i/>
          <w:iCs/>
        </w:rPr>
        <w:t>See In re Mosello</w:t>
      </w:r>
      <w:r>
        <w:t xml:space="preserve">, 195 B.R. 277, 290-92 (Bankr. S.D.N.Y. 1996) (approving priming with equity cushion); </w:t>
      </w:r>
      <w:r>
        <w:rPr>
          <w:i/>
          <w:iCs/>
        </w:rPr>
        <w:t>In re YL West 87th Holdings I LLC</w:t>
      </w:r>
      <w:r>
        <w:t>, 423 B.R. 421, 442 (Bankr. S.D.N.Y. 2010) (equity cushion is classic adequate protection in priming context).</w:t>
      </w:r>
    </w:p>
    <w:p w14:paraId="00F90D80" w14:textId="77777777" w:rsidR="0031050A" w:rsidRDefault="00CB1A99">
      <w:pPr>
        <w:spacing w:before="120" w:line="480" w:lineRule="auto"/>
        <w:jc w:val="center"/>
      </w:pPr>
      <w:r>
        <w:rPr>
          <w:b/>
          <w:bCs/>
        </w:rPr>
      </w:r>
      <w:del w:id="9206" w:author="David S. Jennis (red pen, decoded)" w:date="2026-07-27T00:00:00Z">
        <w:r>
          <w:rPr>
            <w:b/>
            <w:bCs/>
            <w:highlight w:val="yellow"/>
          </w:rPr>
          <w:delText xml:space="preserve">IX. LOCAL RULE 4001-2 DISCLOSURES</w:delText>
        </w:r>
      </w:del>
      <w:commentRangeStart w:id="52"/>
      <w:ins w:id="9207" w:author="David S. Jennis (red pen, decoded)" w:date="2026-07-27T00:00:00Z">
        <w:r>
          <w:rPr>
            <w:b/>
            <w:bCs/>
            <w:highlight w:val="yellow"/>
          </w:rPr>
          <w:t xml:space="preserve">IX. LOCAL RULE 4001-2 DISCLOSURES (while set forth in table format on page 18, above)</w:t>
        </w:r>
      </w:ins>
      <w:commentRangeEnd w:id="52"/>
      <w:r>
        <w:rPr>
          <w:rStyle w:val="CommentReference"/>
        </w:rPr>
        <w:commentReference w:id="52"/>
      </w:r>
      <w:r>
        <w:rPr>
          <w:b/>
          <w:bCs/>
        </w:rPr>
        <w:t xml:space="preserve"/>
      </w:r>
    </w:p>
    <w:p w14:paraId="6D878FE2" w14:textId="77777777" w:rsidR="0031050A" w:rsidRDefault="00CB1A99">
      <w:pPr>
        <w:spacing w:line="480" w:lineRule="auto"/>
        <w:ind w:firstLine="720"/>
        <w:jc w:val="both"/>
      </w:pPr>
      <w:r/>
      <w:del w:id="7009" w:author="David S. Jennis (red pen, decoded)" w:date="2026-07-27T00:00:00Z">
        <w:r>
          <w:delText>44.</w:delText>
        </w:r>
      </w:del>
      <w:ins w:id="7010" w:author="David S. Jennis (red pen, decoded)" w:date="2026-07-27T00:00:00Z">
        <w:r>
          <w:rPr>
            <w:highlight w:val="green"/>
          </w:rPr>
          <w:t>45.</w:t>
        </w:r>
      </w:ins>
      <w:r>
        <w:t xml:space="preserve"/>
        <w:tab/>
        <w:t>In compliance with Local Rule 4001-2(a)(1), the Debtors identify the following provisions of the Commitment and the proposed Final Order:</w:t>
      </w:r>
    </w:p>
    <w:p w14:paraId="04A7CDA3" w14:textId="77777777" w:rsidR="0031050A" w:rsidRDefault="00CB1A99">
      <w:pPr>
        <w:spacing w:line="480" w:lineRule="auto"/>
        <w:ind w:left="720" w:firstLine="360"/>
        <w:jc w:val="both"/>
      </w:pPr>
      <w:r>
        <w:t>(a)</w:t>
        <w:tab/>
        <w:t>Cross-Collateralization. None. No pre-petition claim is secured by post-petition collateral.</w:t>
      </w:r>
    </w:p>
    <w:p w14:paraId="3488A0E2" w14:textId="77777777" w:rsidR="0031050A" w:rsidRDefault="00CB1A99">
      <w:pPr>
        <w:spacing w:line="480" w:lineRule="auto"/>
        <w:ind w:left="720" w:firstLine="360"/>
        <w:jc w:val="both"/>
      </w:pPr>
      <w:r>
        <w:t>(b)</w:t>
        <w:tab/>
        <w:t>Roll-Up. None. No DIP proceeds repay pre-petition principal. The Budget includes a $5,000,000 interest reserve that funds post-petition debt service on IBCP’s condominium line as adequate protection; that reserve repays no pre-petition debt and is not a roll-up.</w:t>
      </w:r>
    </w:p>
    <w:p w14:paraId="7890E08E" w14:textId="77777777" w:rsidR="0031050A" w:rsidRDefault="00CB1A99">
      <w:pPr>
        <w:spacing w:line="480" w:lineRule="auto"/>
        <w:ind w:left="720" w:firstLine="360"/>
        <w:jc w:val="both"/>
      </w:pPr>
      <w:r>
        <w:t>(c)</w:t>
        <w:tab/>
        <w:t>Waiver of Section 506(c) Surcharge. Yes, as to the DIP Lender only: the proposed Final Order provides that the DIP Lender’s liens, claims, and collateral are not subject to surcharge under section 506(c) or otherwise. No section 506(c) protection is extended to any pre-petition secured creditor.</w:t>
      </w:r>
    </w:p>
    <w:p w14:paraId="69039B59" w14:textId="77777777" w:rsidR="0031050A" w:rsidRDefault="00CB1A99">
      <w:pPr>
        <w:spacing w:line="480" w:lineRule="auto"/>
        <w:ind w:left="720" w:firstLine="360"/>
        <w:jc w:val="both"/>
      </w:pPr>
      <w:r>
        <w:t>(d)</w:t>
        <w:tab/>
        <w:t>Waiver of Section 552(b) “Equities of the Case” Exception. None requested.</w:t>
      </w:r>
    </w:p>
    <w:p w14:paraId="4A6B9799" w14:textId="77777777" w:rsidR="0031050A" w:rsidRDefault="00CB1A99">
      <w:pPr>
        <w:spacing w:line="480" w:lineRule="auto"/>
        <w:ind w:left="720" w:firstLine="360"/>
        <w:jc w:val="both"/>
      </w:pPr>
      <w:r>
        <w:t>(e)</w:t>
        <w:tab/>
      </w:r>
      <w:r>
        <w:t xml:space="preserve">Stipulations as to Pre-Petition Liens or Claims. None requested. </w:t>
      </w:r>
      <w:del w:id="9208" w:author="David S. Jennis (red pen, decoded)" w:date="2026-07-27T00:00:00Z">
        <w:r>
          <w:rPr>
            <w:highlight w:val="green"/>
          </w:rPr>
          <w:delText xml:space="preserve">All challenge rights of the Debtors and any official committee are expressly preserved.</w:delText>
        </w:r>
      </w:del>
      <w:ins w:id="9209" w:author="David S. Jennis (red pen, decoded)" w:date="2026-07-27T00:00:00Z">
        <w:r>
          <w:rPr>
            <w:highlight w:val="green"/>
          </w:rPr>
          <w:t xml:space="preserve">All challenge rights of the Debtors are expressly preserved.</w:t>
        </w:r>
      </w:ins>
      <w:r>
        <w:t xml:space="preserve"/>
      </w:r>
    </w:p>
    <w:p w14:paraId="1CA3A280" w14:textId="77777777" w:rsidR="0031050A" w:rsidRDefault="00CB1A99">
      <w:pPr>
        <w:spacing w:line="480" w:lineRule="auto"/>
        <w:ind w:left="720" w:firstLine="360"/>
        <w:jc w:val="both"/>
      </w:pPr>
      <w:r>
        <w:t>(f)</w:t>
        <w:tab/>
        <w:t xml:space="preserve">Liens on Avoidance Actions or Their Proceeds. None. The Collateral expressly excludes the estates’ claims and causes of action under sections 502(d), 506, 510, 542, 544, 545, 547, 548, 549, 550, 551, 552, and 553, fraudulent-transfer and preference claims, </w:t>
      </w:r>
      <w:del w:id="8801" w:author="David S. Jennis (red pen, decoded)" w:date="2026-07-27T00:00:00Z">
        <w:r>
          <w:rPr>
            <w:sz w:val="22"/>
            <w:szCs w:val="22"/>
            <w:highlight w:val="green"/>
          </w:rPr>
          <w:delText xml:space="preserve">and all other pending or future causes of action and their proceeds (other than proceeds in the form of real property).</w:delText>
        </w:r>
      </w:del>
      <w:ins w:id="8802" w:author="David S. Jennis (red pen, decoded)" w:date="2026-07-27T00:00:00Z">
        <w:r>
          <w:rPr>
            <w:sz w:val="22"/>
            <w:szCs w:val="22"/>
            <w:highlight w:val="green"/>
          </w:rPr>
          <w:t xml:space="preserve">and all other pending or future causes of action and their proceeds.</w:t>
        </w:r>
      </w:ins>
      <w:r>
        <w:rPr>
          <w:sz w:val="22"/>
          <w:szCs w:val="22"/>
        </w:rPr>
        <w:t xml:space="preserve"/>
      </w:r>
    </w:p>
    <w:p w14:paraId="4C9DBAC7" w14:textId="77777777" w:rsidR="0031050A" w:rsidRDefault="00CB1A99">
      <w:pPr>
        <w:spacing w:line="480" w:lineRule="auto"/>
        <w:ind w:left="720" w:firstLine="360"/>
        <w:jc w:val="both"/>
      </w:pPr>
      <w:r>
        <w:t>(g)</w:t>
        <w:tab/>
        <w:t>Carve-Out. Limited to fees payable to the Clerk of the Bankruptcy Court and the Office of the United States Trustee.</w:t>
      </w:r>
    </w:p>
    <w:p w14:paraId="5A13398F" w14:textId="77777777" w:rsidR="0031050A" w:rsidRDefault="00CB1A99">
      <w:pPr>
        <w:spacing w:line="480" w:lineRule="auto"/>
        <w:ind w:left="720" w:firstLine="360"/>
        <w:jc w:val="both"/>
      </w:pPr>
      <w:r>
        <w:t>(h)</w:t>
        <w:tab/>
        <w:t>Validation of Pre-Petition Debt. None requested.</w:t>
      </w:r>
    </w:p>
    <w:p w14:paraId="2E9417EA" w14:textId="77777777" w:rsidR="0031050A" w:rsidRDefault="00CB1A99">
      <w:pPr>
        <w:spacing w:line="480" w:lineRule="auto"/>
        <w:ind w:left="720" w:firstLine="360"/>
        <w:jc w:val="both"/>
      </w:pPr>
      <w:r>
        <w:t>(i)</w:t>
        <w:tab/>
      </w:r>
      <w:r>
        <w:t xml:space="preserve">Priming Liens Under § 364(d). Yes, requested. The DIP Lender will receive senior first-priority priming liens on the real property located at 1204 West Western Avenue, 901 Adelaide Circle, and 400 Adelaide Circle, Muskegon, Michigan, together with vacant land on the Adelaide Pointe campus and all improvements thereon (the Adelaide Pointe warehouse, boater services, and Building 1 condominium components), and the Borrowers’ associated personal property, all currently securing the obligations of Independent Bank Corp. (the “Priming Collateral”). The DIP Loan does not prime the first-position lien of Lake Michigan Credit Union on the Hall Street property, </w:t>
      </w:r>
      <w:del w:id="9210" w:author="David S. Jennis (red pen, decoded)" w:date="2026-07-27T00:00:00Z">
        <w:r>
          <w:rPr>
            <w:highlight w:val="green"/>
          </w:rPr>
          <w:delText xml:space="preserve">does not prime any lien on the Waterland Commerce property, and does not prime the position of any other pre-petition secured creditor. Adequate protection is described in Part VIII.D above.</w:delText>
        </w:r>
      </w:del>
      <w:ins w:id="9211" w:author="David S. Jennis (red pen, decoded)" w:date="2026-07-27T00:00:00Z">
        <w:r>
          <w:rPr>
            <w:highlight w:val="green"/>
          </w:rPr>
          <w:t xml:space="preserve">and does not prime any lien on the Waterland Commerce property.</w:t>
        </w:r>
      </w:ins>
      <w:r>
        <w:t xml:space="preserve"/>
      </w:r>
    </w:p>
    <w:p w14:paraId="0266343E" w14:textId="77777777" w:rsidR="0031050A" w:rsidRDefault="00CB1A99">
      <w:pPr>
        <w:spacing w:line="480" w:lineRule="auto"/>
        <w:ind w:left="720" w:firstLine="360"/>
        <w:jc w:val="both"/>
      </w:pPr>
      <w:r>
        <w:t>(j)</w:t>
        <w:tab/>
      </w:r>
      <w:del w:id="9212" w:author="David S. Jennis (red pen, decoded)" w:date="2026-07-27T00:00:00Z">
        <w:r>
          <w:rPr>
            <w:highlight w:val="yellow"/>
          </w:rPr>
          <w:delText xml:space="preserve">Adequate Protection Payments. Yes. The Budget includes a $5,000,000 interest reserve dedicated to post-petition debt service on IBCP’s condominium line during these cases, funded from DIP proceeds. Additional cash collateral</w:delText>
        </w:r>
      </w:del>
      <w:commentRangeStart w:id="74"/>
      <w:ins w:id="9213" w:author="David S. Jennis (red pen, decoded)" w:date="2026-07-27T00:00:00Z">
        <w:r>
          <w:rPr>
            <w:highlight w:val="yellow"/>
          </w:rPr>
          <w:t xml:space="preserve">Adequate Protection Payments. Yes. Additional cash collateral</w:t>
        </w:r>
      </w:ins>
      <w:commentRangeEnd w:id="74"/>
      <w:r>
        <w:rPr>
          <w:rStyle w:val="CommentReference"/>
        </w:rPr>
        <w:commentReference w:id="74"/>
      </w:r>
      <w:r>
        <w:t xml:space="preserve"> adequate protection is addressed in the Cash Collateral Motion.</w:t>
      </w:r>
      <w:r>
        <w:t xml:space="preserve"/>
      </w:r>
    </w:p>
    <w:p w14:paraId="25EEE5E6" w14:textId="77777777" w:rsidR="0031050A" w:rsidRDefault="00CB1A99">
      <w:pPr>
        <w:spacing w:line="480" w:lineRule="auto"/>
        <w:ind w:left="720" w:firstLine="360"/>
        <w:jc w:val="both"/>
      </w:pPr>
      <w:r>
        <w:t>(k)</w:t>
        <w:tab/>
        <w:t>Deemed Consent to Lien Validity. None.</w:t>
      </w:r>
    </w:p>
    <w:p w14:paraId="58F664F3" w14:textId="77777777" w:rsidR="0031050A" w:rsidRDefault="00CB1A99">
      <w:pPr>
        <w:spacing w:before="120" w:line="480" w:lineRule="auto"/>
        <w:jc w:val="center"/>
      </w:pPr>
      <w:r>
        <w:rPr>
          <w:b/>
          <w:bCs/>
        </w:rPr>
        <w:t>X. NOTICE</w:t>
      </w:r>
    </w:p>
    <w:p w14:paraId="7F8B9830" w14:textId="77777777" w:rsidR="0031050A" w:rsidRDefault="00CB1A99">
      <w:pPr>
        <w:spacing w:line="480" w:lineRule="auto"/>
        <w:ind w:firstLine="720"/>
        <w:jc w:val="both"/>
      </w:pPr>
      <w:r/>
      <w:del w:id="7007" w:author="David S. Jennis (red pen, decoded)" w:date="2026-07-27T00:00:00Z">
        <w:r>
          <w:delText>45.</w:delText>
        </w:r>
      </w:del>
      <w:ins w:id="7008" w:author="David S. Jennis (red pen, decoded)" w:date="2026-07-27T00:00:00Z">
        <w:r>
          <w:rPr>
            <w:highlight w:val="green"/>
          </w:rPr>
          <w:t>46.</w:t>
        </w:r>
      </w:ins>
      <w:r>
        <w:t xml:space="preserve"/>
        <w:tab/>
      </w:r>
      <w:r>
        <w:t xml:space="preserve">Notice of this Motion has been provided to (i) the Office of the United States Trustee for the Middle District of Florida; (ii) counsel to each of the Debtors’ known pre-petition secured creditors, including Independent Bank Corp., Lake Michigan Credit Union, 4Front Credit Union, ChoiceOne Bank, and Westshore Bank; </w:t>
      </w:r>
      <w:del w:id="9214" w:author="David S. Jennis (red pen, decoded)" w:date="2026-07-27T00:00:00Z">
        <w:r>
          <w:rPr>
            <w:highlight w:val="yellow"/>
          </w:rPr>
          <w:delText xml:space="preserve">(iii) all creditors of the Borrowers; (iv) all parties with whom the Borrowers have executory contracts with respect to the Collateral; (v) all taxing authorities having or asserting authority over the Borrowers, including the City of Muskegon and the Michigan Department of Treasury; (vi) all entities that have filed a notice to owner or asserted potential lien rights with respect to the Collateral; (vii) the holders</w:delText>
        </w:r>
      </w:del>
      <w:commentRangeStart w:id="53"/>
      <w:ins w:id="9215" w:author="David S. Jennis (red pen, decoded)" w:date="2026-07-27T00:00:00Z">
        <w:r>
          <w:rPr>
            <w:highlight w:val="yellow"/>
          </w:rPr>
          <w:t xml:space="preserve">(iii) all scheduled creditors of the Borrowers; (iv) EGLE; (v) the City of Muskegon; (vi) the holders</w:t>
        </w:r>
      </w:ins>
      <w:commentRangeEnd w:id="53"/>
      <w:r>
        <w:rPr>
          <w:rStyle w:val="CommentReference"/>
        </w:rPr>
        <w:commentReference w:id="53"/>
      </w:r>
      <w:r>
        <w:t xml:space="preserve"> of the twenty largest unsecured claims against the Debtors on a consolidated basis; </w:t>
      </w:r>
      <w:del w:id="9216" w:author="David S. Jennis (red pen, decoded)" w:date="2026-07-27T00:00:00Z">
        <w:r>
          <w:rPr>
            <w:highlight w:val="yellow"/>
          </w:rPr>
          <w:delText xml:space="preserve">(viii) the Internal Revenue Service; and (ix) any party</w:delText>
        </w:r>
      </w:del>
      <w:commentRangeStart w:id="54"/>
      <w:ins w:id="9217" w:author="David S. Jennis (red pen, decoded)" w:date="2026-07-27T00:00:00Z">
        <w:r>
          <w:rPr>
            <w:highlight w:val="yellow"/>
          </w:rPr>
          <w:t xml:space="preserve">(vii) the Internal Revenue Service; and (viii) any party</w:t>
        </w:r>
      </w:ins>
      <w:commentRangeEnd w:id="54"/>
      <w:r>
        <w:rPr>
          <w:rStyle w:val="CommentReference"/>
        </w:rPr>
        <w:commentReference w:id="54"/>
      </w:r>
      <w:r>
        <w:t xml:space="preserve"> that has filed a notice of appearance and request for service of papers in these cases. The Debtors submit that, in light of the nature of the relief requested and the urgency of the funding need, no other or further notice is necessary or required.</w:t>
      </w:r>
      <w:r>
        <w:t xml:space="preserve"/>
      </w:r>
    </w:p>
    <w:p w14:paraId="295A6871" w14:textId="77777777" w:rsidR="0031050A" w:rsidRDefault="00CB1A99">
      <w:pPr>
        <w:spacing w:before="120" w:line="480" w:lineRule="auto"/>
        <w:jc w:val="center"/>
      </w:pPr>
      <w:r>
        <w:rPr>
          <w:b/>
          <w:bCs/>
        </w:rPr>
      </w:r>
      <w:del w:id="9218" w:author="David S. Jennis (red pen, decoded)" w:date="2026-07-27T00:00:00Z">
        <w:r>
          <w:rPr>
            <w:b/>
            <w:bCs/>
            <w:highlight w:val="yellow"/>
          </w:rPr>
          <w:delText xml:space="preserve">XI. REQUEST FOR EMERGENCY CONSIDERATION</w:delText>
        </w:r>
      </w:del>
      <w:commentRangeStart w:id="55"/>
      <w:ins w:id="9219" w:author="David S. Jennis (red pen, decoded)" w:date="2026-07-27T00:00:00Z">
        <w:r>
          <w:rPr>
            <w:b/>
            <w:bCs/>
            <w:highlight w:val="yellow"/>
          </w:rPr>
          <w:t xml:space="preserve">XI. REQUEST FOR PRELIMINARY CONSIDERATION</w:t>
        </w:r>
      </w:ins>
      <w:commentRangeEnd w:id="55"/>
      <w:r>
        <w:rPr>
          <w:rStyle w:val="CommentReference"/>
        </w:rPr>
        <w:commentReference w:id="55"/>
      </w:r>
      <w:r>
        <w:rPr>
          <w:b/>
          <w:bCs/>
        </w:rPr>
        <w:t xml:space="preserve"/>
      </w:r>
    </w:p>
    <w:p w14:paraId="0C658C66" w14:textId="77777777" w:rsidR="0031050A" w:rsidRDefault="00CB1A99">
      <w:pPr>
        <w:spacing w:line="480" w:lineRule="auto"/>
        <w:ind w:firstLine="720"/>
        <w:jc w:val="both"/>
      </w:pPr>
      <w:r/>
      <w:del w:id="7005" w:author="David S. Jennis (red pen, decoded)" w:date="2026-07-27T00:00:00Z">
        <w:r>
          <w:delText>46.</w:delText>
        </w:r>
      </w:del>
      <w:ins w:id="7006" w:author="David S. Jennis (red pen, decoded)" w:date="2026-07-27T00:00:00Z">
        <w:r>
          <w:rPr>
            <w:highlight w:val="green"/>
          </w:rPr>
          <w:t>47.</w:t>
        </w:r>
      </w:ins>
      <w:r>
        <w:t xml:space="preserve"/>
        <w:tab/>
      </w:r>
      <w:r>
        <w:t xml:space="preserve">Pursuant to Federal Rule of Bankruptcy Procedure 4001(c)(2) and Local Rule 9075-1, </w:t>
      </w:r>
      <w:del w:id="9220" w:author="David S. Jennis (red pen, decoded)" w:date="2026-07-27T00:00:00Z">
        <w:r>
          <w:rPr>
            <w:highlight w:val="yellow"/>
          </w:rPr>
          <w:delText xml:space="preserve">the Debtors request that this Motion be set for a final hearing at the earliest date consistent with Rule 4001(c)(2).</w:delText>
        </w:r>
      </w:del>
      <w:commentRangeStart w:id="56"/>
      <w:ins w:id="9221" w:author="David S. Jennis (red pen, decoded)" w:date="2026-07-27T00:00:00Z">
        <w:r>
          <w:rPr>
            <w:highlight w:val="yellow"/>
          </w:rPr>
          <w:t xml:space="preserve">the Debtors request that this Motion be set for an expedited hearing and pretrial conference at the earliest date consistent with Rule 4001(c)(2).</w:t>
        </w:r>
      </w:ins>
      <w:commentRangeEnd w:id="56"/>
      <w:r>
        <w:rPr>
          <w:rStyle w:val="CommentReference"/>
        </w:rPr>
        <w:commentReference w:id="56"/>
      </w:r>
      <w:r>
        <w:t xml:space="preserve"> The Commitment requires this Motion to be filed with the Commitment attached; the Commitment expires by its terms on August 30, 2026; and no funds are available to the Borrowers under the DIP Loan until entry of the Final Order and Closing. </w:t>
      </w:r>
      <w:del w:id="9222" w:author="David S. Jennis (red pen, decoded)" w:date="2026-07-27T00:00:00Z">
        <w:r>
          <w:rPr>
            <w:highlight w:val="green"/>
          </w:rPr>
          <w:delText xml:space="preserve">Each week of delay extends the period during which the 34 unsold condominium units remain unfinished and unmarketable, the IBCP carry accrues without a funded reserve, and the estate professionals remain unfunded</w:delText>
        </w:r>
      </w:del>
      <w:ins w:id="9223" w:author="David S. Jennis (red pen, decoded)" w:date="2026-07-27T00:00:00Z">
        <w:r>
          <w:rPr>
            <w:highlight w:val="green"/>
          </w:rPr>
          <w:t xml:space="preserve">Each week of additional delay extends the period during which the 34 unsold condominium units remain unfinished and unmarketable and the estate professionals remain unfunded</w:t>
        </w:r>
      </w:ins>
      <w:r>
        <w:t xml:space="preserve"> — and </w:t>
      </w:r>
      <w:del w:id="9224" w:author="David S. Jennis (red pen, decoded)" w:date="2026-07-27T00:00:00Z">
        <w:r>
          <w:rPr>
            <w:highlight w:val="green"/>
          </w:rPr>
          <w:delText xml:space="preserve">each week of delay consumes the construction season during which the completion work can be performed most efficiently.</w:delText>
        </w:r>
      </w:del>
      <w:ins w:id="9225" w:author="David S. Jennis (red pen, decoded)" w:date="2026-07-27T00:00:00Z">
        <w:r>
          <w:rPr>
            <w:highlight w:val="green"/>
          </w:rPr>
          <w:t xml:space="preserve">each week of delay consumes the summer and fall construction season during which the completion work can be performed most efficiently.</w:t>
        </w:r>
      </w:ins>
      <w:r>
        <w:t xml:space="preserve"/>
      </w:r>
    </w:p>
    <w:p w14:paraId="2EC7D443" w14:textId="77777777" w:rsidR="0031050A" w:rsidRDefault="00CB1A99">
      <w:pPr>
        <w:spacing w:line="480" w:lineRule="auto"/>
        <w:ind w:firstLine="720"/>
        <w:jc w:val="both"/>
      </w:pPr>
      <w:r/>
      <w:del w:id="7003" w:author="David S. Jennis (red pen, decoded)" w:date="2026-07-27T00:00:00Z">
        <w:r>
          <w:delText>47.</w:delText>
        </w:r>
      </w:del>
      <w:ins w:id="7004" w:author="David S. Jennis (red pen, decoded)" w:date="2026-07-27T00:00:00Z">
        <w:r>
          <w:rPr>
            <w:highlight w:val="green"/>
          </w:rPr>
          <w:t>48.</w:t>
        </w:r>
      </w:ins>
      <w:r>
        <w:t xml:space="preserve"/>
        <w:tab/>
        <w:t>At the final hearing, the Debtors will request entry of the Final Order authorizing the full $12,074,869 DIP Loan, the priming liens, and the super-priority administrative expense status described herein, in each case consistent with the Commitment and the Budget.</w:t>
      </w:r>
    </w:p>
    <w:p w14:paraId="4326D273" w14:textId="77777777" w:rsidR="0031050A" w:rsidRDefault="00CB1A99">
      <w:pPr>
        <w:spacing w:before="120" w:line="480" w:lineRule="auto"/>
        <w:jc w:val="center"/>
      </w:pPr>
      <w:r>
        <w:rPr>
          <w:b/>
          <w:bCs/>
        </w:rPr>
        <w:t>XII. CONCLUSION AND PRAYER FOR RELIEF</w:t>
      </w:r>
    </w:p>
    <w:p w14:paraId="436463E3" w14:textId="77777777" w:rsidR="0031050A" w:rsidRDefault="00CB1A99">
      <w:pPr>
        <w:spacing w:line="480" w:lineRule="auto"/>
        <w:ind w:firstLine="720"/>
        <w:jc w:val="both"/>
      </w:pPr>
      <w:r/>
      <w:del w:id="7001" w:author="David S. Jennis (red pen, decoded)" w:date="2026-07-27T00:00:00Z">
        <w:r>
          <w:delText>48.</w:delText>
        </w:r>
      </w:del>
      <w:ins w:id="7002" w:author="David S. Jennis (red pen, decoded)" w:date="2026-07-27T00:00:00Z">
        <w:r>
          <w:rPr>
            <w:highlight w:val="green"/>
          </w:rPr>
          <w:t>49.</w:t>
        </w:r>
      </w:ins>
      <w:r>
        <w:t xml:space="preserve"/>
        <w:tab/>
      </w:r>
      <w:r>
        <w:t xml:space="preserve">WHEREFORE, the Debtors respectfully request that this Court enter the proposed Final Order substantially in the form attached hereto as Exhibit B, (i) authorizing the Borrowers to obtain the DIP Loan on the terms of the Commitment and to execute the Commitment and the definitive Loan Documents; (ii) granting the DIP Lender the senior, first-priority priming liens under sections 364(d)(1) and 364(c)(2), the super-priority administrative expense status under sections 364(c)(1), 503(b), and 507(b), and the other protections described herein; (iii) finding that Independent Bank Corp. is adequately protected with respect to the Priming Collateral within the meaning of section 364(d)(1)(B); (iv) finding that the DIP Loan is extended in good faith within the meaning of section 364(e); (v) approving the Commitment and the Budget; </w:t>
      </w:r>
      <w:del w:id="9226" w:author="David S. Jennis (red pen, decoded)" w:date="2026-07-27T00:00:00Z">
        <w:r>
          <w:rPr>
            <w:highlight w:val="yellow"/>
          </w:rPr>
          <w:delText xml:space="preserve">(vi) scheduling a final hearing on expedited notice; and (vii) granting such other and further relief as is just and proper.</w:delText>
        </w:r>
      </w:del>
      <w:commentRangeStart w:id="57"/>
      <w:ins w:id="9227" w:author="David S. Jennis (red pen, decoded)" w:date="2026-07-27T00:00:00Z">
        <w:r>
          <w:rPr>
            <w:highlight w:val="yellow"/>
          </w:rPr>
          <w:t xml:space="preserve">(vi) scheduling a preliminary hearing and any final hearing on expedited notice; (vii) establishing an efficient, fair and expedited discovery process; and (viii) granting such other and further relief as is just and proper.</w:t>
        </w:r>
      </w:ins>
      <w:commentRangeEnd w:id="57"/>
      <w:r>
        <w:rPr>
          <w:rStyle w:val="CommentReference"/>
        </w:rPr>
        <w:commentReference w:id="57"/>
      </w:r>
      <w:r>
        <w:t xml:space="preserve"/>
      </w:r>
    </w:p>
    <w:p w14:paraId="7D58DAB2" w14:textId="77777777" w:rsidR="0031050A" w:rsidRDefault="0031050A"/>
    <w:p w14:paraId="54CAD9B2" w14:textId="77777777" w:rsidR="0031050A" w:rsidRDefault="00CB1A99">
      <w:pPr>
        <w:ind w:left="4320"/>
      </w:pPr>
      <w:r>
        <w:t>Respectfully submitted,</w:t>
      </w:r>
    </w:p>
    <w:p w14:paraId="050E653F" w14:textId="77777777" w:rsidR="0031050A" w:rsidRDefault="0031050A">
      <w:pPr>
        <w:ind w:left="4320"/>
      </w:pPr>
    </w:p>
    <w:p w14:paraId="144EE4BA" w14:textId="77777777" w:rsidR="0031050A" w:rsidRDefault="00CB1A99">
      <w:pPr>
        <w:ind w:left="4320"/>
      </w:pPr>
      <w:r>
        <w:t>JENNIS MORSE, P.A.</w:t>
      </w:r>
    </w:p>
    <w:p w14:paraId="31A967F2" w14:textId="77777777" w:rsidR="0031050A" w:rsidRDefault="0031050A">
      <w:pPr>
        <w:ind w:left="4320"/>
      </w:pPr>
    </w:p>
    <w:p w14:paraId="4B05877B" w14:textId="77777777" w:rsidR="0031050A" w:rsidRDefault="00CB1A99">
      <w:pPr>
        <w:ind w:left="4320"/>
      </w:pPr>
      <w:r>
        <w:t>/s/ David S. Jennis</w:t>
      </w:r>
    </w:p>
    <w:p w14:paraId="2E2B47FC" w14:textId="77777777" w:rsidR="0031050A" w:rsidRDefault="00CB1A99">
      <w:pPr>
        <w:ind w:left="4320"/>
      </w:pPr>
      <w:r>
        <w:t>David S. Jennis</w:t>
      </w:r>
    </w:p>
    <w:p w14:paraId="4D756144" w14:textId="77777777" w:rsidR="0031050A" w:rsidRDefault="00CB1A99">
      <w:pPr>
        <w:ind w:left="4320"/>
      </w:pPr>
      <w:r>
        <w:t>Florida Bar No. _________</w:t>
      </w:r>
    </w:p>
    <w:p w14:paraId="2B215BED" w14:textId="77777777" w:rsidR="0031050A" w:rsidRDefault="00CB1A99">
      <w:pPr>
        <w:ind w:left="4320"/>
      </w:pPr>
      <w:r>
        <w:t>606 East Madison Street</w:t>
      </w:r>
    </w:p>
    <w:p w14:paraId="39D04DFE" w14:textId="77777777" w:rsidR="0031050A" w:rsidRDefault="00CB1A99">
      <w:pPr>
        <w:ind w:left="4320"/>
      </w:pPr>
      <w:r>
        <w:t>Tampa, Florida 33602</w:t>
      </w:r>
    </w:p>
    <w:p w14:paraId="074CDA46" w14:textId="77777777" w:rsidR="0031050A" w:rsidRDefault="00CB1A99">
      <w:pPr>
        <w:ind w:left="4320"/>
      </w:pPr>
      <w:r>
        <w:t>Telephone: (813) 229-2800</w:t>
      </w:r>
    </w:p>
    <w:p w14:paraId="2A5E7078" w14:textId="77777777" w:rsidR="0031050A" w:rsidRDefault="00CB1A99">
      <w:pPr>
        <w:ind w:left="4320"/>
      </w:pPr>
      <w:r>
        <w:t>Email: djennis@jennislaw.com</w:t>
      </w:r>
    </w:p>
    <w:p w14:paraId="040D788D" w14:textId="77777777" w:rsidR="0031050A" w:rsidRDefault="0031050A">
      <w:pPr>
        <w:ind w:left="4320"/>
      </w:pPr>
    </w:p>
    <w:p w14:paraId="13D65B3E" w14:textId="77777777" w:rsidR="0031050A" w:rsidRDefault="00CB1A99">
      <w:pPr>
        <w:ind w:left="4320"/>
      </w:pPr>
      <w:r>
        <w:rPr>
          <w:i/>
          <w:iCs/>
        </w:rPr>
        <w:t>Counsel for the Debtors and</w:t>
      </w:r>
    </w:p>
    <w:p w14:paraId="21771ED6" w14:textId="77777777" w:rsidR="0031050A" w:rsidRDefault="00CB1A99">
      <w:pPr>
        <w:ind w:left="4320"/>
      </w:pPr>
      <w:r>
        <w:rPr>
          <w:i/>
          <w:iCs/>
        </w:rPr>
        <w:t>Debtors-in-Possession</w:t>
      </w:r>
    </w:p>
    <w:p w14:paraId="71E6ABE4" w14:textId="77777777" w:rsidR="0031050A" w:rsidRDefault="0031050A"/>
    <w:p w14:paraId="395D33DA" w14:textId="77777777" w:rsidR="0031050A" w:rsidRDefault="00CB1A99">
      <w:pPr>
        <w:jc w:val="center"/>
      </w:pPr>
      <w:r>
        <w:rPr>
          <w:b/>
          <w:bCs/>
          <w:u w:val="single"/>
        </w:rPr>
        <w:t>CERTIFICATE OF SERVICE</w:t>
      </w:r>
    </w:p>
    <w:p w14:paraId="479B0CEF" w14:textId="77777777" w:rsidR="0031050A" w:rsidRDefault="0031050A">
      <w:pPr>
        <w:spacing w:line="120" w:lineRule="auto"/>
      </w:pPr>
    </w:p>
    <w:p w14:paraId="224C0564" w14:textId="77777777" w:rsidR="0031050A" w:rsidRDefault="00CB1A99">
      <w:pPr>
        <w:spacing w:line="480" w:lineRule="auto"/>
        <w:ind w:firstLine="720"/>
        <w:jc w:val="both"/>
      </w:pPr>
      <w:r>
        <w:t>I HEREBY CERTIFY that on this ____ day of __________, 2026, a true and correct copy of the foregoing was filed using the Court’s CM/ECF electronic filing system, which will serve a copy on all registered users, and was served by U.S. Mail and/or electronic mail on those parties on the Master Service List who are not registered CM/ECF participants, including all parties affected by this Motion.</w:t>
      </w:r>
    </w:p>
    <w:p w14:paraId="59779BA1" w14:textId="77777777" w:rsidR="0031050A" w:rsidRDefault="0031050A"/>
    <w:p w14:paraId="5C9A4235" w14:textId="77777777" w:rsidR="0031050A" w:rsidRDefault="00CB1A99">
      <w:pPr>
        <w:ind w:left="4320"/>
      </w:pPr>
      <w:r>
        <w:t>/s/ David S. Jennis</w:t>
      </w:r>
    </w:p>
    <w:p w14:paraId="24EAD97A" w14:textId="77777777" w:rsidR="0031050A" w:rsidRDefault="00CB1A99">
      <w:pPr>
        <w:ind w:left="4320"/>
      </w:pPr>
      <w:r>
        <w:t>David S. Jennis</w:t>
      </w:r>
    </w:p>
    <w:sectPr w:rsidR="0031050A">
      <w:footerReference w:type="default" r:id="rId7"/>
      <w:pgSz w:w="12240" w:h="15840"/>
      <w:pgMar w:top="1440" w:right="1440" w:bottom="1440" w:left="1440" w:header="708" w:footer="708" w:gutter="0"/>
      <w:cols w:space="720"/>
      <w:docGrid w:linePitch="360"/>
    </w:sectPr>
  </w:body>
</w:document>
</file>

<file path=word/comments.xml><?xml version="1.0" encoding="utf-8"?>
<w:comments xmlns:w="http://schemas.openxmlformats.org/wordprocessingml/2006/main" xmlns:r="http://schemas.openxmlformats.org/officeDocument/2006/relationships">
  <w:comment w:id="0" w:author="Claude (red-pen decode)" w:initials="CRD" w:date="2026-07-27T00:00:00Z">
    <w:p>
      <w:pPr>
        <w:rPr>
          <w:sz w:val="20"/>
        </w:rPr>
      </w:pPr>
      <w:r>
        <w:rPr>
          <w:sz w:val="20"/>
        </w:rPr>
        <w:t xml:space="preserve">[MEDIUM CONFIDENCE] p2 top margin: (“DIP Lender”) with lead line to 364 Capital, LLC</w:t>
      </w:r>
    </w:p>
  </w:comment>
  <w:comment w:id="1" w:author="Claude (red-pen decode)" w:initials="CRD" w:date="2026-07-27T00:00:00Z">
    <w:p>
      <w:pPr>
        <w:rPr>
          <w:sz w:val="20"/>
        </w:rPr>
      </w:pPr>
      <w:r>
        <w:rPr>
          <w:sz w:val="20"/>
        </w:rPr>
        <w:t xml:space="preserve">[MEDIUM CONFIDENCE] p2: margin ‘under’ + caret at ‘on’</w:t>
      </w:r>
    </w:p>
  </w:comment>
  <w:comment w:id="2" w:author="Claude (red-pen decode)" w:initials="CRD" w:date="2026-07-27T00:00:00Z">
    <w:p>
      <w:pPr>
        <w:rPr>
          <w:sz w:val="20"/>
        </w:rPr>
      </w:pPr>
      <w:r>
        <w:rPr>
          <w:sz w:val="20"/>
        </w:rPr>
        <w:t xml:space="preserve">[MEDIUM CONFIDENCE] p2: caret insert ‘to be utilized’; struck ‘its’</w:t>
      </w:r>
    </w:p>
  </w:comment>
  <w:comment w:id="3" w:author="Claude (red-pen decode)" w:initials="CRD" w:date="2026-07-27T00:00:00Z">
    <w:p>
      <w:pPr>
        <w:rPr>
          <w:sz w:val="20"/>
        </w:rPr>
      </w:pPr>
      <w:r>
        <w:rPr>
          <w:sz w:val="20"/>
        </w:rPr>
        <w:t xml:space="preserve">[LOW CONFIDENCE] p2: ‘four categories’ struck; margin insert reads ‘expenditures in the’. As marked the sentence is not grammatical, so ‘categories’ was retained to make it read. VERIFY intended wording.</w:t>
      </w:r>
    </w:p>
  </w:comment>
  <w:comment w:id="4" w:author="Claude (red-pen decode)" w:initials="CRD" w:date="2026-07-27T00:00:00Z">
    <w:p>
      <w:pPr>
        <w:rPr>
          <w:sz w:val="20"/>
        </w:rPr>
      </w:pPr>
      <w:r>
        <w:rPr>
          <w:sz w:val="20"/>
        </w:rPr>
        <w:t xml:space="preserve">[MEDIUM CONFIDENCE] p2: caret before ‘counsel’ + right-margin block. VERIFY the margin block attaches here.</w:t>
      </w:r>
    </w:p>
  </w:comment>
  <w:comment w:id="5" w:author="Claude (red-pen decode)" w:initials="CRD" w:date="2026-07-27T00:00:00Z">
    <w:p>
      <w:pPr>
        <w:rPr>
          <w:sz w:val="20"/>
        </w:rPr>
      </w:pPr>
      <w:r>
        <w:rPr>
          <w:sz w:val="20"/>
        </w:rPr>
        <w:t xml:space="preserve">[MEDIUM CONFIDENCE] p2: caret ‘Condo’; caret ‘required amenities as the’</w:t>
      </w:r>
    </w:p>
  </w:comment>
  <w:comment w:id="6" w:author="Claude (red-pen decode)" w:initials="CRD" w:date="2026-07-27T00:00:00Z">
    <w:p>
      <w:pPr>
        <w:rPr>
          <w:sz w:val="20"/>
        </w:rPr>
      </w:pPr>
      <w:r>
        <w:rPr>
          <w:sz w:val="20"/>
        </w:rPr>
        <w:t xml:space="preserve">[MEDIUM CONFIDENCE] p2: caret at ‘$’ + ‘estimated by the Debtors and CRO to be’</w:t>
      </w:r>
    </w:p>
  </w:comment>
  <w:comment w:id="7" w:author="Claude (red-pen decode)" w:initials="CRD" w:date="2026-07-27T00:00:00Z">
    <w:p>
      <w:pPr>
        <w:rPr>
          <w:sz w:val="20"/>
        </w:rPr>
      </w:pPr>
      <w:r>
        <w:rPr>
          <w:sz w:val="20"/>
        </w:rPr>
        <w:t xml:space="preserve">[MEDIUM CONFIDENCE] p2: caret ‘reserve’ at ‘contingency’</w:t>
      </w:r>
    </w:p>
  </w:comment>
  <w:comment w:id="8" w:author="Claude (red-pen decode)" w:initials="CRD" w:date="2026-07-27T00:00:00Z">
    <w:p>
      <w:pPr>
        <w:rPr>
          <w:sz w:val="20"/>
        </w:rPr>
      </w:pPr>
      <w:r>
        <w:rPr>
          <w:sz w:val="20"/>
        </w:rPr>
        <w:t xml:space="preserve">[MEDIUM CONFIDENCE] p2: ‘servicing’ struck; insert reads ‘any debt’ — ‘service on’ supplied to make it read. VERIFY.</w:t>
      </w:r>
    </w:p>
  </w:comment>
  <w:comment w:id="9" w:author="Claude (red-pen decode)" w:initials="CRD" w:date="2026-07-27T00:00:00Z">
    <w:p>
      <w:pPr>
        <w:rPr>
          <w:sz w:val="20"/>
        </w:rPr>
      </w:pPr>
      <w:r>
        <w:rPr>
          <w:sz w:val="20"/>
        </w:rPr>
        <w:t xml:space="preserve">[MEDIUM CONFIDENCE] p2 bottom margin block, lead line runs to this clause. VERIFY attachment point.</w:t>
      </w:r>
    </w:p>
  </w:comment>
  <w:comment w:id="10" w:author="Claude (red-pen decode)" w:initials="CRD" w:date="2026-07-27T00:00:00Z">
    <w:p>
      <w:pPr>
        <w:rPr>
          <w:sz w:val="20"/>
        </w:rPr>
      </w:pPr>
      <w:r>
        <w:rPr>
          <w:sz w:val="20"/>
        </w:rPr>
        <w:t xml:space="preserve">[MEDIUM CONFIDENCE] p3: ‘(Condo Building 1)’; struck ‘in these estates’; ‘provides’; ‘carry’→‘would provide protection to’; ‘senior’→‘securing’; right margin ‘and/or adequate protection’</w:t>
      </w:r>
    </w:p>
  </w:comment>
  <w:comment w:id="11" w:author="Claude (red-pen decode)" w:initials="CRD" w:date="2026-07-27T00:00:00Z">
    <w:p>
      <w:pPr>
        <w:rPr>
          <w:sz w:val="20"/>
        </w:rPr>
      </w:pPr>
      <w:r>
        <w:rPr>
          <w:sz w:val="20"/>
        </w:rPr>
        <w:t xml:space="preserve">[MEDIUM CONFIDENCE] p3: ‘Condo’; ‘debt service’; struck ‘senior’; ‘requirements’; ‘and stable’; ‘or any adequate protection’</w:t>
      </w:r>
    </w:p>
  </w:comment>
  <w:comment w:id="12" w:author="Claude (red-pen decode)" w:initials="CRD" w:date="2026-07-27T00:00:00Z">
    <w:p>
      <w:pPr>
        <w:rPr>
          <w:sz w:val="20"/>
        </w:rPr>
      </w:pPr>
      <w:r>
        <w:rPr>
          <w:sz w:val="20"/>
        </w:rPr>
        <w:t xml:space="preserve">[LOW CONFIDENCE] p3: caret ‘be asked to’; bottom-left block ‘whose services will be necessary and essential to’. The red strike appears to run past ‘these estates’ through ‘which would precipitate’, but extending it that far leaves no verb. Deletion stopped at ‘these estates’. VERIFY strike extent against the paper.</w:t>
      </w:r>
    </w:p>
  </w:comment>
  <w:comment w:id="13" w:author="Claude (red-pen decode)" w:initials="CRD" w:date="2026-07-27T00:00:00Z">
    <w:p>
      <w:pPr>
        <w:rPr>
          <w:sz w:val="20"/>
        </w:rPr>
      </w:pPr>
      <w:r>
        <w:rPr>
          <w:sz w:val="20"/>
        </w:rPr>
        <w:t xml:space="preserve">[MEDIUM CONFIDENCE] p3: ‘marketing’ struck</w:t>
      </w:r>
    </w:p>
  </w:comment>
  <w:comment w:id="14" w:author="Claude (red-pen decode)" w:initials="CRD" w:date="2026-07-27T00:00:00Z">
    <w:p>
      <w:pPr>
        <w:rPr>
          <w:sz w:val="20"/>
        </w:rPr>
      </w:pPr>
      <w:r>
        <w:rPr>
          <w:sz w:val="20"/>
        </w:rPr>
        <w:t xml:space="preserve">[LOW CONFIDENCE] p3: caret ‘or business’ before ‘comparable’. Placement uncertain. VERIFY.</w:t>
      </w:r>
    </w:p>
  </w:comment>
  <w:comment w:id="15" w:author="Claude (red-pen decode)" w:initials="CRD" w:date="2026-07-27T00:00:00Z">
    <w:p>
      <w:pPr>
        <w:rPr>
          <w:sz w:val="20"/>
        </w:rPr>
      </w:pPr>
      <w:r>
        <w:rPr>
          <w:sz w:val="20"/>
        </w:rPr>
        <w:t xml:space="preserve">[MEDIUM CONFIDENCE] p4: three parenthetical labels written above the three addresses. VERIFY which label goes with which address.</w:t>
      </w:r>
    </w:p>
  </w:comment>
  <w:comment w:id="16" w:author="Claude (red-pen decode)" w:initials="CRD" w:date="2026-07-27T00:00:00Z">
    <w:p>
      <w:pPr>
        <w:rPr>
          <w:sz w:val="20"/>
        </w:rPr>
      </w:pPr>
      <w:r>
        <w:rPr>
          <w:sz w:val="20"/>
        </w:rPr>
        <w:t xml:space="preserve">[LOW CONFIDENCE] p4: struck ‘Adelaide Pointe’; carets ‘building’, ‘Condo’, ‘are all integrated’; right-margin vertical block reads ‘of the Adelaide Pointe Marina complex’. Assembly is my best reading. VERIFY.</w:t>
      </w:r>
    </w:p>
  </w:comment>
  <w:comment w:id="17" w:author="Claude (red-pen decode)" w:initials="CRD" w:date="2026-07-27T00:00:00Z">
    <w:p>
      <w:pPr>
        <w:rPr>
          <w:sz w:val="20"/>
        </w:rPr>
      </w:pPr>
      <w:r>
        <w:rPr>
          <w:sz w:val="20"/>
        </w:rPr>
        <w:t xml:space="preserve">[MEDIUM CONFIDENCE] p4: ‘Hall Street’ struck, ‘Leestma Management’ written above. This is a substantive swap — CONFIRM with Jennis.</w:t>
      </w:r>
    </w:p>
  </w:comment>
  <w:comment w:id="18" w:author="Claude (red-pen decode)" w:initials="CRD" w:date="2026-07-27T00:00:00Z">
    <w:p>
      <w:pPr>
        <w:rPr>
          <w:sz w:val="20"/>
        </w:rPr>
      </w:pPr>
      <w:r>
        <w:rPr>
          <w:sz w:val="20"/>
        </w:rPr>
        <w:t xml:space="preserve">[MEDIUM CONFIDENCE] NEW PARAGRAPH — back of page 4, block Ⓐ, keyed to the ¶/TP mark and the phrase ‘Perhaps most critically, the DIP Loan provides funds that are necessary to’. Renumbering confirmed three times (old 4→5, old 5→6, old 6→7).</w:t>
      </w:r>
    </w:p>
  </w:comment>
  <w:comment w:id="19" w:author="Claude (red-pen decode)" w:initials="CRD" w:date="2026-07-27T00:00:00Z">
    <w:p>
      <w:pPr>
        <w:rPr>
          <w:sz w:val="20"/>
        </w:rPr>
      </w:pPr>
      <w:r>
        <w:rPr>
          <w:sz w:val="20"/>
        </w:rPr>
        <w:t xml:space="preserve">[MEDIUM CONFIDENCE] p4: carets ‘is interest’, ‘proposal’, ‘very substantial’, ‘of adequate protection’, ‘discussed in detail’; plus block Ⓑ from the back of page 4. ‘proposal’ rendered as ‘proposed’.</w:t>
      </w:r>
    </w:p>
  </w:comment>
  <w:comment w:id="20" w:author="Claude (red-pen decode)" w:initials="CRD" w:date="2026-07-27T00:00:00Z">
    <w:p>
      <w:pPr>
        <w:rPr>
          <w:sz w:val="20"/>
        </w:rPr>
      </w:pPr>
      <w:r>
        <w:rPr>
          <w:sz w:val="20"/>
        </w:rPr>
        <w:t xml:space="preserve">[LOW CONFIDENCE] p5 table: ‘Loan’ struck, ‘Collateral’ written</w:t>
      </w:r>
    </w:p>
  </w:comment>
  <w:comment w:id="21" w:author="Claude (red-pen decode)" w:initials="CRD" w:date="2026-07-27T00:00:00Z">
    <w:p>
      <w:pPr>
        <w:rPr>
          <w:sz w:val="20"/>
        </w:rPr>
      </w:pPr>
      <w:r>
        <w:rPr>
          <w:sz w:val="20"/>
        </w:rPr>
        <w:t xml:space="preserve">[LOW CONFIDENCE] p5 table: header replaced in red with ‘IBCP DEBT AMOUNT’</w:t>
      </w:r>
    </w:p>
  </w:comment>
  <w:comment w:id="22" w:author="Claude (red-pen decode)" w:initials="CRD" w:date="2026-07-27T00:00:00Z">
    <w:p>
      <w:pPr>
        <w:rPr>
          <w:sz w:val="20"/>
        </w:rPr>
      </w:pPr>
      <w:r>
        <w:rPr>
          <w:sz w:val="20"/>
        </w:rPr>
        <w:t xml:space="preserve">[LOW CONFIDENCE] p5 table: red addition ‘AFTER DIP LOAN ENHANCEMENTS, COMPLETION AND STABILIZATION’</w:t>
      </w:r>
    </w:p>
  </w:comment>
  <w:comment w:id="23" w:author="Claude (red-pen decode)" w:initials="CRD" w:date="2026-07-27T00:00:00Z">
    <w:p>
      <w:pPr>
        <w:rPr>
          <w:sz w:val="20"/>
        </w:rPr>
      </w:pPr>
      <w:r>
        <w:rPr>
          <w:sz w:val="20"/>
        </w:rPr>
        <w:t xml:space="preserve">[LOW CONFIDENCE] p5 table: QOZB figure struck and rewritten. VERIFY DIGITS.</w:t>
      </w:r>
    </w:p>
  </w:comment>
  <w:comment w:id="24" w:author="Claude (red-pen decode)" w:initials="CRD" w:date="2026-07-27T00:00:00Z">
    <w:p>
      <w:pPr>
        <w:rPr>
          <w:sz w:val="20"/>
        </w:rPr>
      </w:pPr>
      <w:r>
        <w:rPr>
          <w:sz w:val="20"/>
        </w:rPr>
        <w:t xml:space="preserve">[LOW CONFIDENCE] p5 table: Boaters Services figure struck and rewritten. VERIFY DIGITS.</w:t>
      </w:r>
    </w:p>
  </w:comment>
  <w:comment w:id="25" w:author="Claude (red-pen decode)" w:initials="CRD" w:date="2026-07-27T00:00:00Z">
    <w:p>
      <w:pPr>
        <w:rPr>
          <w:sz w:val="20"/>
        </w:rPr>
      </w:pPr>
      <w:r>
        <w:rPr>
          <w:sz w:val="20"/>
        </w:rPr>
        <w:t xml:space="preserve">[LOW CONFIDENCE] p5 table: Hall Street 2nd lien figure struck and rewritten. VERIFY DIGITS.</w:t>
      </w:r>
    </w:p>
  </w:comment>
  <w:comment w:id="26" w:author="Claude (red-pen decode)" w:initials="CRD" w:date="2026-07-27T00:00:00Z">
    <w:p>
      <w:pPr>
        <w:rPr>
          <w:sz w:val="20"/>
        </w:rPr>
      </w:pPr>
      <w:r>
        <w:rPr>
          <w:sz w:val="20"/>
        </w:rPr>
        <w:t xml:space="preserve">[LOW CONFIDENCE] p5 table: Waterland Commerce figure struck and rewritten. VERIFY DIGITS.</w:t>
      </w:r>
    </w:p>
  </w:comment>
  <w:comment w:id="27" w:author="Claude (red-pen decode)" w:initials="CRD" w:date="2026-07-27T00:00:00Z">
    <w:p>
      <w:pPr>
        <w:rPr>
          <w:sz w:val="20"/>
        </w:rPr>
      </w:pPr>
      <w:r>
        <w:rPr>
          <w:sz w:val="20"/>
        </w:rPr>
        <w:t xml:space="preserve">[LOW CONFIDENCE] p5 table TOTAL: $17,700,000 struck, then $27,900,000 struck, then $23,800,000 written. VERIFY DIGITS.</w:t>
      </w:r>
    </w:p>
  </w:comment>
  <w:comment w:id="28" w:author="Claude (red-pen decode)" w:initials="CRD" w:date="2026-07-27T00:00:00Z">
    <w:p>
      <w:pPr>
        <w:rPr>
          <w:sz w:val="20"/>
        </w:rPr>
      </w:pPr>
      <w:r>
        <w:rPr>
          <w:sz w:val="20"/>
        </w:rPr>
        <w:t xml:space="preserve">[LOW CONFIDENCE] p5 table: sentence struck</w:t>
      </w:r>
    </w:p>
  </w:comment>
  <w:comment w:id="29" w:author="Claude (red-pen decode)" w:initials="CRD" w:date="2026-07-27T00:00:00Z">
    <w:p>
      <w:pPr>
        <w:rPr>
          <w:sz w:val="20"/>
        </w:rPr>
      </w:pPr>
      <w:r>
        <w:rPr>
          <w:sz w:val="20"/>
        </w:rPr>
        <w:t xml:space="preserve">[LOW CONFIDENCE] p5 table: ‘2024 appraisal’→‘IBCP valuation’; ‘stabilization’ struck</w:t>
      </w:r>
    </w:p>
  </w:comment>
  <w:comment w:id="30" w:author="Claude (red-pen decode)" w:initials="CRD" w:date="2026-07-27T00:00:00Z">
    <w:p>
      <w:pPr>
        <w:rPr>
          <w:sz w:val="20"/>
        </w:rPr>
      </w:pPr>
      <w:r>
        <w:rPr>
          <w:sz w:val="20"/>
        </w:rPr>
        <w:t xml:space="preserve">[MEDIUM CONFIDENCE] p6: carets ‘fact that in its reporting, IBCP adopted the’ and ‘guidelines’</w:t>
      </w:r>
    </w:p>
  </w:comment>
  <w:comment w:id="31" w:author="Claude (red-pen decode)" w:initials="CRD" w:date="2026-07-27T00:00:00Z">
    <w:p>
      <w:pPr>
        <w:rPr>
          <w:sz w:val="20"/>
        </w:rPr>
      </w:pPr>
      <w:r>
        <w:rPr>
          <w:sz w:val="20"/>
        </w:rPr>
        <w:t xml:space="preserve">[MEDIUM CONFIDENCE] p6: ‘has’→‘had’; caret ‘Simply stated,’; long strike through ‘Even on … asserted face balance, and the proposed priming’ and ‘a facility’</w:t>
      </w:r>
    </w:p>
  </w:comment>
  <w:comment w:id="32" w:author="Claude (red-pen decode)" w:initials="CRD" w:date="2026-07-27T00:00:00Z">
    <w:p>
      <w:pPr>
        <w:rPr>
          <w:sz w:val="20"/>
        </w:rPr>
      </w:pPr>
      <w:r>
        <w:rPr>
          <w:sz w:val="20"/>
        </w:rPr>
        <w:t xml:space="preserve">[MEDIUM CONFIDENCE] p6: ‘entire’ struck; margin block ‘The table is a simple illustration of how a DIP Facility’ + ‘and stabilizing’</w:t>
      </w:r>
    </w:p>
  </w:comment>
  <w:comment w:id="33" w:author="Claude (red-pen decode)" w:initials="CRD" w:date="2026-07-27T00:00:00Z">
    <w:p>
      <w:pPr>
        <w:rPr>
          <w:sz w:val="20"/>
        </w:rPr>
      </w:pPr>
      <w:r>
        <w:rPr>
          <w:sz w:val="20"/>
        </w:rPr>
        <w:t xml:space="preserve">[MEDIUM CONFIDENCE] p6: margin block under ¶7</w:t>
      </w:r>
    </w:p>
  </w:comment>
  <w:comment w:id="34" w:author="Claude (red-pen decode)" w:initials="CRD" w:date="2026-07-27T00:00:00Z">
    <w:p>
      <w:pPr>
        <w:rPr>
          <w:sz w:val="20"/>
        </w:rPr>
      </w:pPr>
      <w:r>
        <w:rPr>
          <w:sz w:val="20"/>
        </w:rPr>
        <w:t xml:space="preserve">[MEDIUM CONFIDENCE] p8 top: whole clause struck; replaced by the top-margin block ‘The timing of the Receivership was inopportune at best.’</w:t>
      </w:r>
    </w:p>
  </w:comment>
  <w:comment w:id="35" w:author="Claude (red-pen decode)" w:initials="CRD" w:date="2026-07-27T00:00:00Z">
    <w:p>
      <w:pPr>
        <w:rPr>
          <w:sz w:val="20"/>
        </w:rPr>
      </w:pPr>
      <w:r>
        <w:rPr>
          <w:sz w:val="20"/>
        </w:rPr>
        <w:t xml:space="preserve">[MEDIUM CONFIDENCE] p8: ‘also abused the cash management system’ struck; carets ‘through the Receivership’, ‘swept’, ‘purposes’, ‘recognize or accommodate the interests of’, ‘resources’</w:t>
      </w:r>
    </w:p>
  </w:comment>
  <w:comment w:id="36" w:author="Claude (red-pen decode)" w:initials="CRD" w:date="2026-07-27T00:00:00Z">
    <w:p>
      <w:pPr>
        <w:rPr>
          <w:sz w:val="20"/>
        </w:rPr>
      </w:pPr>
      <w:r>
        <w:rPr>
          <w:sz w:val="20"/>
        </w:rPr>
        <w:t xml:space="preserve">[MEDIUM CONFIDENCE] p8: ‘trough’→‘deficit’; remainder of clause struck</w:t>
      </w:r>
    </w:p>
  </w:comment>
  <w:comment w:id="37" w:author="Claude (red-pen decode)" w:initials="CRD" w:date="2026-07-27T00:00:00Z">
    <w:p>
      <w:pPr>
        <w:rPr>
          <w:sz w:val="20"/>
        </w:rPr>
      </w:pPr>
      <w:r>
        <w:rPr>
          <w:sz w:val="20"/>
        </w:rPr>
        <w:t xml:space="preserve">[LOW CONFIDENCE] p8: heavy strike + carets ‘particularly’, ‘given that’, ‘did not routinely’, ‘operational’. VERIFY.</w:t>
      </w:r>
    </w:p>
  </w:comment>
  <w:comment w:id="38" w:author="Claude (red-pen decode)" w:initials="CRD" w:date="2026-07-27T00:00:00Z">
    <w:p>
      <w:pPr>
        <w:rPr>
          <w:sz w:val="20"/>
        </w:rPr>
      </w:pPr>
      <w:r>
        <w:rPr>
          <w:sz w:val="20"/>
        </w:rPr>
        <w:t xml:space="preserve">[LOW CONFIDENCE] p8: long strike through the personal-guaranty passage. VERIFY — this removes the personal-credit-impairment narrative.</w:t>
      </w:r>
    </w:p>
  </w:comment>
  <w:comment w:id="39" w:author="Claude (red-pen decode)" w:initials="CRD" w:date="2026-07-27T00:00:00Z">
    <w:p>
      <w:pPr>
        <w:rPr>
          <w:sz w:val="20"/>
        </w:rPr>
      </w:pPr>
      <w:r>
        <w:rPr>
          <w:sz w:val="20"/>
        </w:rPr>
        <w:t xml:space="preserve">[MEDIUM CONFIDENCE] p8: ‘consequences’→‘impact’, ‘trough’→‘deficit’, ‘concrete and’ struck</w:t>
      </w:r>
    </w:p>
  </w:comment>
  <w:comment w:id="40" w:author="Claude (red-pen decode)" w:initials="CRD" w:date="2026-07-27T00:00:00Z">
    <w:p>
      <w:pPr>
        <w:rPr>
          <w:sz w:val="20"/>
        </w:rPr>
      </w:pPr>
      <w:r>
        <w:rPr>
          <w:sz w:val="20"/>
        </w:rPr>
        <w:t xml:space="preserve">[LOW CONFIDENCE] p8 bottom-right margin block. Attachment point uncertain. VERIFY.</w:t>
      </w:r>
    </w:p>
  </w:comment>
  <w:comment w:id="41" w:author="Claude (red-pen decode)" w:initials="CRD" w:date="2026-07-27T00:00:00Z">
    <w:p>
      <w:pPr>
        <w:rPr>
          <w:sz w:val="20"/>
        </w:rPr>
      </w:pPr>
      <w:r>
        <w:rPr>
          <w:sz w:val="20"/>
        </w:rPr>
        <w:t xml:space="preserve">[MEDIUM CONFIDENCE] p9: carets ‘Proposed DIP Loan will provide liquidity for the’, ‘Debtors’ counsel who has long exhausted their original retainer, too’; strikes on ‘subject to dispute’ and ‘The DIP Loan provides precisely that bridge.’</w:t>
      </w:r>
    </w:p>
  </w:comment>
  <w:comment w:id="42" w:author="Claude (red-pen decode)" w:initials="CRD" w:date="2026-07-27T00:00:00Z">
    <w:p>
      <w:pPr>
        <w:rPr>
          <w:sz w:val="20"/>
        </w:rPr>
      </w:pPr>
      <w:r>
        <w:rPr>
          <w:sz w:val="20"/>
        </w:rPr>
        <w:t xml:space="preserve">[MEDIUM CONFIDENCE] p10 top-right block: ‘The Debtors were, unfortunately, unable to negotiate any … to provide some relief to the estate professionals’. VERIFY wording.</w:t>
      </w:r>
    </w:p>
  </w:comment>
  <w:comment w:id="43" w:author="Claude (red-pen decode)" w:initials="CRD" w:date="2026-07-27T00:00:00Z">
    <w:p>
      <w:pPr>
        <w:rPr>
          <w:sz w:val="20"/>
        </w:rPr>
      </w:pPr>
      <w:r>
        <w:rPr>
          <w:sz w:val="20"/>
        </w:rPr>
        <w:t xml:space="preserve">[MEDIUM CONFIDENCE] p10: carets ‘that must’, ‘the authorized use of’, ‘s, orders and the cost sharing contemplated in the Interim Settlement Agreement Term Sheet’; strike on ‘and the protections afforded … thereunder’</w:t>
      </w:r>
    </w:p>
  </w:comment>
  <w:comment w:id="44" w:author="Claude (red-pen decode)" w:initials="CRD" w:date="2026-07-27T00:00:00Z">
    <w:p>
      <w:pPr>
        <w:rPr>
          <w:sz w:val="20"/>
        </w:rPr>
      </w:pPr>
      <w:r>
        <w:rPr>
          <w:sz w:val="20"/>
        </w:rPr>
        <w:t xml:space="preserve">[MEDIUM CONFIDENCE] p17 bottom block: ‘Debtors have requested that the CRO request that IBCP provide the needed funding as an alternative to any priming but the Debtors are not optimistic that IBCP will agree. Thus,’</w:t>
      </w:r>
    </w:p>
  </w:comment>
  <w:comment w:id="45" w:author="Claude (red-pen decode)" w:initials="CRD" w:date="2026-07-27T00:00:00Z">
    <w:p>
      <w:pPr>
        <w:rPr>
          <w:sz w:val="20"/>
        </w:rPr>
      </w:pPr>
      <w:r>
        <w:rPr>
          <w:sz w:val="20"/>
        </w:rPr>
        <w:t xml:space="preserve">[MEDIUM CONFIDENCE] p18: ‘The Debtors describe below’ struck; ‘each pre-petition secured creditor, with the most detailed treatment reserved for’ struck; caret ‘is as follows:’</w:t>
      </w:r>
    </w:p>
  </w:comment>
  <w:comment w:id="46" w:author="Claude (red-pen decode)" w:initials="CRD" w:date="2026-07-27T00:00:00Z">
    <w:p>
      <w:pPr>
        <w:rPr>
          <w:sz w:val="20"/>
        </w:rPr>
      </w:pPr>
      <w:r>
        <w:rPr>
          <w:sz w:val="20"/>
        </w:rPr>
        <w:t xml:space="preserve">[MEDIUM CONFIDENCE] p21: caret ‘Condo’; strikes on ‘condominium’, ‘estates’’, ‘largest’; ‘that retire’→‘to pay what should be’</w:t>
      </w:r>
    </w:p>
  </w:comment>
  <w:comment w:id="47" w:author="Claude (red-pen decode)" w:initials="CRD" w:date="2026-07-27T00:00:00Z">
    <w:p>
      <w:pPr>
        <w:rPr>
          <w:sz w:val="20"/>
        </w:rPr>
      </w:pPr>
      <w:r>
        <w:rPr>
          <w:sz w:val="20"/>
        </w:rPr>
        <w:t xml:space="preserve">[MEDIUM CONFIDENCE] p22 top block: ‘already overly leveraged’</w:t>
      </w:r>
    </w:p>
  </w:comment>
  <w:comment w:id="48" w:author="Claude (red-pen decode)" w:initials="CRD" w:date="2026-07-27T00:00:00Z">
    <w:p>
      <w:pPr>
        <w:rPr>
          <w:sz w:val="20"/>
        </w:rPr>
      </w:pPr>
      <w:r>
        <w:rPr>
          <w:sz w:val="20"/>
        </w:rPr>
        <w:t xml:space="preserve">[MEDIUM CONFIDENCE] p22 ¶36: the whole ‘There is no roll-up … preserved.’ passage is struck; caret ‘While the Commitment requires that’. VERIFY — this removes the no-roll-up recitation.</w:t>
      </w:r>
    </w:p>
  </w:comment>
  <w:comment w:id="49" w:author="Claude (red-pen decode)" w:initials="CRD" w:date="2026-07-27T00:00:00Z">
    <w:p>
      <w:pPr>
        <w:rPr>
          <w:sz w:val="20"/>
        </w:rPr>
      </w:pPr>
      <w:r>
        <w:rPr>
          <w:sz w:val="20"/>
        </w:rPr>
        <w:t xml:space="preserve">[MEDIUM CONFIDENCE] p22: caret ‘such provision is’; strike on ‘no such protection … pre-petition creditor’; margin ‘with their own secured creditors’</w:t>
      </w:r>
    </w:p>
  </w:comment>
  <w:comment w:id="50" w:author="Claude (red-pen decode)" w:initials="CRD" w:date="2026-07-27T00:00:00Z">
    <w:p>
      <w:pPr>
        <w:rPr>
          <w:sz w:val="20"/>
        </w:rPr>
      </w:pPr>
      <w:r>
        <w:rPr>
          <w:sz w:val="20"/>
        </w:rPr>
        <w:t xml:space="preserve">[MEDIUM CONFIDENCE] p22: ‘five’→‘multiple’; caret ‘as discussed above, primarily the equity cushion’</w:t>
      </w:r>
    </w:p>
  </w:comment>
  <w:comment w:id="51" w:author="Claude (red-pen decode)" w:initials="CRD" w:date="2026-07-27T00:00:00Z">
    <w:p>
      <w:pPr>
        <w:rPr>
          <w:sz w:val="20"/>
        </w:rPr>
      </w:pPr>
      <w:r>
        <w:rPr>
          <w:sz w:val="20"/>
        </w:rPr>
        <w:t xml:space="preserve">[MEDIUM CONFIDENCE] p24: struck ‘of its own proceeds’; carets ‘as a reserve to potentially service IBCP’s’ and ‘for purposes of only adequate protection’</w:t>
      </w:r>
    </w:p>
  </w:comment>
  <w:comment w:id="52" w:author="Claude (red-pen decode)" w:initials="CRD" w:date="2026-07-27T00:00:00Z">
    <w:p>
      <w:pPr>
        <w:rPr>
          <w:sz w:val="20"/>
        </w:rPr>
      </w:pPr>
      <w:r>
        <w:rPr>
          <w:sz w:val="20"/>
        </w:rPr>
        <w:t xml:space="preserve">[MEDIUM CONFIDENCE] p24: margin ‘While set forth in table format on page 18, above’</w:t>
      </w:r>
    </w:p>
  </w:comment>
  <w:comment w:id="53" w:author="Claude (red-pen decode)" w:initials="CRD" w:date="2026-07-27T00:00:00Z">
    <w:p>
      <w:pPr>
        <w:rPr>
          <w:sz w:val="20"/>
        </w:rPr>
      </w:pPr>
      <w:r>
        <w:rPr>
          <w:sz w:val="20"/>
        </w:rPr>
        <w:t xml:space="preserve">[MEDIUM CONFIDENCE] p26: items (iv)–(vi) heavily struck; carets ‘scheduled’ and ‘EGLE’; roman numerals renumbered in red. VERIFY.</w:t>
      </w:r>
    </w:p>
  </w:comment>
  <w:comment w:id="54" w:author="Claude (red-pen decode)" w:initials="CRD" w:date="2026-07-27T00:00:00Z">
    <w:p>
      <w:pPr>
        <w:rPr>
          <w:sz w:val="20"/>
        </w:rPr>
      </w:pPr>
      <w:r>
        <w:rPr>
          <w:sz w:val="20"/>
        </w:rPr>
        <w:t xml:space="preserve">[MEDIUM CONFIDENCE] p26: roman numerals renumbered in red</w:t>
      </w:r>
    </w:p>
  </w:comment>
  <w:comment w:id="55" w:author="Claude (red-pen decode)" w:initials="CRD" w:date="2026-07-27T00:00:00Z">
    <w:p>
      <w:pPr>
        <w:rPr>
          <w:sz w:val="20"/>
        </w:rPr>
      </w:pPr>
      <w:r>
        <w:rPr>
          <w:sz w:val="20"/>
        </w:rPr>
        <w:t xml:space="preserve">[MEDIUM CONFIDENCE] p27: ‘EMERGENCY’ struck; margin ‘preliminary’ (with ‘expedited’ also written)</w:t>
      </w:r>
    </w:p>
  </w:comment>
  <w:comment w:id="56" w:author="Claude (red-pen decode)" w:initials="CRD" w:date="2026-07-27T00:00:00Z">
    <w:p>
      <w:pPr>
        <w:rPr>
          <w:sz w:val="20"/>
        </w:rPr>
      </w:pPr>
      <w:r>
        <w:rPr>
          <w:sz w:val="20"/>
        </w:rPr>
        <w:t xml:space="preserve">[MEDIUM CONFIDENCE] p27: struck ‘a final’; carets ‘expedited’ and ‘and pretrial conference’</w:t>
      </w:r>
    </w:p>
  </w:comment>
  <w:comment w:id="57" w:author="Claude (red-pen decode)" w:initials="CRD" w:date="2026-07-27T00:00:00Z">
    <w:p>
      <w:pPr>
        <w:rPr>
          <w:sz w:val="20"/>
        </w:rPr>
      </w:pPr>
      <w:r>
        <w:rPr>
          <w:sz w:val="20"/>
        </w:rPr>
        <w:t xml:space="preserve">[MEDIUM CONFIDENCE] p27–28: carets ‘preliminary hearing and any’, ‘establishing an efficient, fair and expedited discovery process’, and renumber to (xiii)/(viii). Rendered as (vii)/(viii).</w:t>
      </w:r>
    </w:p>
  </w:comment>
  <w:comment w:id="58" w:author="Claude (red-pen decode)" w:initials="CRD" w:date="2026-07-27T00:00:00Z">
    <w:p>
      <w:pPr>
        <w:rPr>
          <w:sz w:val="20"/>
        </w:rPr>
      </w:pPr>
      <w:r>
        <w:rPr>
          <w:sz w:val="20"/>
        </w:rPr>
        <w:t xml:space="preserve">[MEDIUM CONFIDENCE] p18 ¶27: struck the Glick-declaration clause; caret ‘opinion and updated appraisals reflect that’</w:t>
      </w:r>
    </w:p>
  </w:comment>
  <w:comment w:id="59" w:author="Claude (red-pen decode)" w:initials="CRD" w:date="2026-07-27T00:00:00Z">
    <w:p>
      <w:pPr>
        <w:rPr>
          <w:sz w:val="20"/>
        </w:rPr>
      </w:pPr>
      <w:r>
        <w:rPr>
          <w:sz w:val="20"/>
        </w:rPr>
        <w:t xml:space="preserve">[MEDIUM CONFIDENCE] p19: whole sentence struck; the Delta Resources cite that follows is also struck in red (italic run — delete manually)</w:t>
      </w:r>
    </w:p>
  </w:comment>
  <w:comment w:id="60" w:author="Claude (red-pen decode)" w:initials="CRD" w:date="2026-07-27T00:00:00Z">
    <w:p>
      <w:pPr>
        <w:rPr>
          <w:sz w:val="20"/>
        </w:rPr>
      </w:pPr>
      <w:r>
        <w:rPr>
          <w:sz w:val="20"/>
        </w:rPr>
        <w:t xml:space="preserve">[LOW CONFIDENCE] p19 ¶28: almost the whole paragraph struck; caret ‘Debtors’ opinion’. VERIFY surviving sentence.</w:t>
      </w:r>
    </w:p>
  </w:comment>
  <w:comment w:id="61" w:author="Claude (red-pen decode)" w:initials="CRD" w:date="2026-07-27T00:00:00Z">
    <w:p>
      <w:pPr>
        <w:rPr>
          <w:sz w:val="20"/>
        </w:rPr>
      </w:pPr>
      <w:r>
        <w:rPr>
          <w:sz w:val="20"/>
        </w:rPr>
        <w:t xml:space="preserve">[LOW CONFIDENCE] p19 ¶28: tail of the struck sentence (‘does not even reflect.’)</w:t>
      </w:r>
    </w:p>
  </w:comment>
  <w:comment w:id="62" w:author="Claude (red-pen decode)" w:initials="CRD" w:date="2026-07-27T00:00:00Z">
    <w:p>
      <w:pPr>
        <w:rPr>
          <w:sz w:val="20"/>
        </w:rPr>
      </w:pPr>
      <w:r>
        <w:rPr>
          <w:sz w:val="20"/>
        </w:rPr>
        <w:t xml:space="preserve">[MEDIUM CONFIDENCE] p19: carets ‘proposed’, ‘contemplates’, ‘any debt service’</w:t>
      </w:r>
    </w:p>
  </w:comment>
  <w:comment w:id="63" w:author="Claude (red-pen decode)" w:initials="CRD" w:date="2026-07-27T00:00:00Z">
    <w:p>
      <w:pPr>
        <w:rPr>
          <w:sz w:val="20"/>
        </w:rPr>
      </w:pPr>
      <w:r>
        <w:rPr>
          <w:sz w:val="20"/>
        </w:rPr>
        <w:t xml:space="preserve">[MEDIUM CONFIDENCE] p19: caret ‘other secured creditors’’; strike through the ‘Courts have recognized…’ sentence and the O’Connor cite</w:t>
      </w:r>
    </w:p>
  </w:comment>
  <w:comment w:id="64" w:author="Claude (red-pen decode)" w:initials="CRD" w:date="2026-07-27T00:00:00Z">
    <w:p>
      <w:pPr>
        <w:rPr>
          <w:sz w:val="20"/>
        </w:rPr>
      </w:pPr>
      <w:r>
        <w:rPr>
          <w:sz w:val="20"/>
        </w:rPr>
        <w:t xml:space="preserve">[LOW CONFIDENCE] p19–20 ¶30: heavy strike; caret ‘that the Court would require as adequate protection’. VERIFY.</w:t>
      </w:r>
    </w:p>
  </w:comment>
  <w:comment w:id="65" w:author="Claude (red-pen decode)" w:initials="CRD" w:date="2026-07-27T00:00:00Z">
    <w:p>
      <w:pPr>
        <w:rPr>
          <w:sz w:val="20"/>
        </w:rPr>
      </w:pPr>
      <w:r>
        <w:rPr>
          <w:sz w:val="20"/>
        </w:rPr>
        <w:t xml:space="preserve">[MEDIUM CONFIDENCE] p20 ¶31: assembled from four separate red margin blocks. VERIFY.</w:t>
      </w:r>
    </w:p>
  </w:comment>
  <w:comment w:id="66" w:author="Claude (red-pen decode)" w:initials="CRD" w:date="2026-07-27T00:00:00Z">
    <w:p>
      <w:pPr>
        <w:rPr>
          <w:sz w:val="20"/>
        </w:rPr>
      </w:pPr>
      <w:r>
        <w:rPr>
          <w:sz w:val="20"/>
        </w:rPr>
        <w:t xml:space="preserve">[MEDIUM CONFIDENCE] p21: top-of-page red block inserted ahead of the business-judgment sentence</w:t>
      </w:r>
    </w:p>
  </w:comment>
  <w:comment w:id="67" w:author="Claude (red-pen decode)" w:initials="CRD" w:date="2026-07-27T00:00:00Z">
    <w:p>
      <w:pPr>
        <w:rPr>
          <w:sz w:val="20"/>
        </w:rPr>
      </w:pPr>
      <w:r>
        <w:rPr>
          <w:sz w:val="20"/>
        </w:rPr>
        <w:t xml:space="preserve">[MEDIUM CONFIDENCE] p22 ¶38: bold lead-in struck in red</w:t>
      </w:r>
    </w:p>
  </w:comment>
  <w:comment w:id="68" w:author="Claude (red-pen decode)" w:initials="CRD" w:date="2026-07-27T00:00:00Z">
    <w:p>
      <w:pPr>
        <w:rPr>
          <w:sz w:val="20"/>
        </w:rPr>
      </w:pPr>
      <w:r>
        <w:rPr>
          <w:sz w:val="20"/>
        </w:rPr>
        <w:t xml:space="preserve">[MEDIUM CONFIDENCE] p22: struck ‘and supported by IBCP’s own SEC disclosures’ and the USDA-netting clause</w:t>
      </w:r>
    </w:p>
  </w:comment>
  <w:comment w:id="69" w:author="Claude (red-pen decode)" w:initials="CRD" w:date="2026-07-27T00:00:00Z">
    <w:p>
      <w:pPr>
        <w:rPr>
          <w:sz w:val="20"/>
        </w:rPr>
      </w:pPr>
      <w:r>
        <w:rPr>
          <w:sz w:val="20"/>
        </w:rPr>
        <w:t xml:space="preserve">[MEDIUM CONFIDENCE] p23: long strike; the Delta Resources cite that follows is also struck (italic run — delete manually)</w:t>
      </w:r>
    </w:p>
  </w:comment>
  <w:comment w:id="70" w:author="Claude (red-pen decode)" w:initials="CRD" w:date="2026-07-27T00:00:00Z">
    <w:p>
      <w:pPr>
        <w:rPr>
          <w:sz w:val="20"/>
        </w:rPr>
      </w:pPr>
      <w:r>
        <w:rPr>
          <w:sz w:val="20"/>
        </w:rPr>
        <w:t xml:space="preserve">[MEDIUM CONFIDENCE] p23 ¶41: bold lead-in struck in red</w:t>
      </w:r>
    </w:p>
  </w:comment>
  <w:comment w:id="71" w:author="Claude (red-pen decode)" w:initials="CRD" w:date="2026-07-27T00:00:00Z">
    <w:p>
      <w:pPr>
        <w:rPr>
          <w:sz w:val="20"/>
        </w:rPr>
      </w:pPr>
      <w:r>
        <w:rPr>
          <w:sz w:val="20"/>
        </w:rPr>
        <w:t xml:space="preserve">[LOW CONFIDENCE] p24 ¶42: bold lead-in struck in red</w:t>
      </w:r>
    </w:p>
  </w:comment>
  <w:comment w:id="72" w:author="Claude (red-pen decode)" w:initials="CRD" w:date="2026-07-27T00:00:00Z">
    <w:p>
      <w:pPr>
        <w:rPr>
          <w:sz w:val="20"/>
        </w:rPr>
      </w:pPr>
      <w:r>
        <w:rPr>
          <w:sz w:val="20"/>
        </w:rPr>
        <w:t xml:space="preserve">[LOW CONFIDENCE] p24 ¶42: nearly the whole paragraph struck — consistent with the parallel strikes on pp. 6 and 22 removing the SEC-estoppel argument. VERIFY.</w:t>
      </w:r>
    </w:p>
  </w:comment>
  <w:comment w:id="73" w:author="Claude (red-pen decode)" w:initials="CRD" w:date="2026-07-27T00:00:00Z">
    <w:p>
      <w:pPr>
        <w:rPr>
          <w:sz w:val="20"/>
        </w:rPr>
      </w:pPr>
      <w:r>
        <w:rPr>
          <w:sz w:val="20"/>
        </w:rPr>
        <w:t xml:space="preserve">[MEDIUM CONFIDENCE] p24: struck ‘the standards of the Eleventh Circuit’; margin block</w:t>
      </w:r>
    </w:p>
  </w:comment>
  <w:comment w:id="74" w:author="Claude (red-pen decode)" w:initials="CRD" w:date="2026-07-27T00:00:00Z">
    <w:p>
      <w:pPr>
        <w:rPr>
          <w:sz w:val="20"/>
        </w:rPr>
      </w:pPr>
      <w:r>
        <w:rPr>
          <w:sz w:val="20"/>
        </w:rPr>
        <w:t xml:space="preserve">[MEDIUM CONFIDENCE] p26: the interest-reserve sentence struck</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AC7B88" w14:textId="77777777" w:rsidR="00CB1A99" w:rsidRDefault="00CB1A99">
      <w:r>
        <w:separator/>
      </w:r>
    </w:p>
  </w:endnote>
  <w:endnote w:type="continuationSeparator" w:id="0">
    <w:p w14:paraId="439E7C99" w14:textId="77777777" w:rsidR="00CB1A99" w:rsidRDefault="00CB1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73D57C" w14:textId="77777777" w:rsidR="0031050A" w:rsidRDefault="00CB1A99">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9B0C3A" w14:textId="77777777" w:rsidR="00CB1A99" w:rsidRDefault="00CB1A99">
      <w:r>
        <w:separator/>
      </w:r>
    </w:p>
  </w:footnote>
  <w:footnote w:type="continuationSeparator" w:id="0">
    <w:p w14:paraId="6E6922C6" w14:textId="77777777" w:rsidR="00CB1A99" w:rsidRDefault="00CB1A99">
      <w:r>
        <w:continuationSeparator/>
      </w:r>
    </w:p>
  </w:footnote>
  <w:footnote w:id="1">
    <w:p>
      <w:pPr>
        <w:spacing w:after="0" w:line="240" w:lineRule="auto"/>
        <w:rPr>
          <w:sz w:val="20"/>
        </w:rPr>
      </w:pPr>
      <w:r>
        <w:rPr>
          <w:vertAlign w:val="superscript"/>
          <w:sz w:val="20"/>
        </w:rPr>
        <w:footnoteRef/>
      </w:r>
      <w:r>
        <w:rPr>
          <w:sz w:val="20"/>
          <w:highlight w:val="green"/>
        </w:rPr>
        <w:t xml:space="preserve"> As noted below, the Debtors emphasize this point to make assurances to secured creditor Lake Michigan Credit Union (“LMCU”) that its lien position on the Hall Street property is not being primed.</w:t>
      </w:r>
    </w:p>
  </w:footnote>
  <w:footnote w:id="2">
    <w:p>
      <w:pPr>
        <w:spacing w:after="0" w:line="240" w:lineRule="auto"/>
        <w:rPr>
          <w:sz w:val="20"/>
        </w:rPr>
      </w:pPr>
      <w:r>
        <w:rPr>
          <w:vertAlign w:val="superscript"/>
          <w:sz w:val="20"/>
        </w:rPr>
        <w:footnoteRef/>
      </w:r>
      <w:r>
        <w:rPr>
          <w:sz w:val="20"/>
          <w:highlight w:val="green"/>
        </w:rPr>
        <w:t xml:space="preserve"> Debtors’ management has requested that CRO Polderman present the Budget to IBCP in an effort to find any possible alternative to seeking the proposed DIP Financing on other than a super-priority priming lien basis under Section 364(d).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E13BF0"/>
    <w:multiLevelType w:val="hybridMultilevel"/>
    <w:tmpl w:val="FFFFFFFF"/>
    <w:lvl w:ilvl="0" w:tplc="4AB0981E">
      <w:start w:val="1"/>
      <w:numFmt w:val="bullet"/>
      <w:lvlText w:val="●"/>
      <w:lvlJc w:val="left"/>
      <w:pPr>
        <w:ind w:left="720" w:hanging="360"/>
      </w:pPr>
    </w:lvl>
    <w:lvl w:ilvl="1" w:tplc="1E36728C">
      <w:start w:val="1"/>
      <w:numFmt w:val="bullet"/>
      <w:lvlText w:val="○"/>
      <w:lvlJc w:val="left"/>
      <w:pPr>
        <w:ind w:left="1440" w:hanging="360"/>
      </w:pPr>
    </w:lvl>
    <w:lvl w:ilvl="2" w:tplc="E9F86F26">
      <w:start w:val="1"/>
      <w:numFmt w:val="bullet"/>
      <w:lvlText w:val="■"/>
      <w:lvlJc w:val="left"/>
      <w:pPr>
        <w:ind w:left="2160" w:hanging="360"/>
      </w:pPr>
    </w:lvl>
    <w:lvl w:ilvl="3" w:tplc="7D2A3140">
      <w:start w:val="1"/>
      <w:numFmt w:val="bullet"/>
      <w:lvlText w:val="●"/>
      <w:lvlJc w:val="left"/>
      <w:pPr>
        <w:ind w:left="2880" w:hanging="360"/>
      </w:pPr>
    </w:lvl>
    <w:lvl w:ilvl="4" w:tplc="EEDE82E4">
      <w:start w:val="1"/>
      <w:numFmt w:val="bullet"/>
      <w:lvlText w:val="○"/>
      <w:lvlJc w:val="left"/>
      <w:pPr>
        <w:ind w:left="3600" w:hanging="360"/>
      </w:pPr>
    </w:lvl>
    <w:lvl w:ilvl="5" w:tplc="0E9E0650">
      <w:start w:val="1"/>
      <w:numFmt w:val="bullet"/>
      <w:lvlText w:val="■"/>
      <w:lvlJc w:val="left"/>
      <w:pPr>
        <w:ind w:left="4320" w:hanging="360"/>
      </w:pPr>
    </w:lvl>
    <w:lvl w:ilvl="6" w:tplc="8A46434A">
      <w:start w:val="1"/>
      <w:numFmt w:val="bullet"/>
      <w:lvlText w:val="●"/>
      <w:lvlJc w:val="left"/>
      <w:pPr>
        <w:ind w:left="5040" w:hanging="360"/>
      </w:pPr>
    </w:lvl>
    <w:lvl w:ilvl="7" w:tplc="C6FEA9E4">
      <w:start w:val="1"/>
      <w:numFmt w:val="bullet"/>
      <w:lvlText w:val="●"/>
      <w:lvlJc w:val="left"/>
      <w:pPr>
        <w:ind w:left="5760" w:hanging="360"/>
      </w:pPr>
    </w:lvl>
    <w:lvl w:ilvl="8" w:tplc="4538C498">
      <w:start w:val="1"/>
      <w:numFmt w:val="bullet"/>
      <w:lvlText w:val="●"/>
      <w:lvlJc w:val="left"/>
      <w:pPr>
        <w:ind w:left="6480" w:hanging="360"/>
      </w:pPr>
    </w:lvl>
  </w:abstractNum>
  <w:abstractNum w:abstractNumId="1" w15:restartNumberingAfterBreak="0">
    <w:nsid w:val="59D17545"/>
    <w:multiLevelType w:val="hybridMultilevel"/>
    <w:tmpl w:val="FFFFFFFF"/>
    <w:lvl w:ilvl="0" w:tplc="48CE6B0A">
      <w:start w:val="1"/>
      <w:numFmt w:val="bullet"/>
      <w:lvlText w:val="•"/>
      <w:lvlJc w:val="left"/>
      <w:pPr>
        <w:ind w:left="1080" w:hanging="360"/>
      </w:pPr>
    </w:lvl>
    <w:lvl w:ilvl="1" w:tplc="C04A82B6">
      <w:numFmt w:val="decimal"/>
      <w:lvlText w:val=""/>
      <w:lvlJc w:val="left"/>
    </w:lvl>
    <w:lvl w:ilvl="2" w:tplc="0FA455D4">
      <w:numFmt w:val="decimal"/>
      <w:lvlText w:val=""/>
      <w:lvlJc w:val="left"/>
    </w:lvl>
    <w:lvl w:ilvl="3" w:tplc="104233CC">
      <w:numFmt w:val="decimal"/>
      <w:lvlText w:val=""/>
      <w:lvlJc w:val="left"/>
    </w:lvl>
    <w:lvl w:ilvl="4" w:tplc="8B909726">
      <w:numFmt w:val="decimal"/>
      <w:lvlText w:val=""/>
      <w:lvlJc w:val="left"/>
    </w:lvl>
    <w:lvl w:ilvl="5" w:tplc="304063AE">
      <w:numFmt w:val="decimal"/>
      <w:lvlText w:val=""/>
      <w:lvlJc w:val="left"/>
    </w:lvl>
    <w:lvl w:ilvl="6" w:tplc="A78073FC">
      <w:numFmt w:val="decimal"/>
      <w:lvlText w:val=""/>
      <w:lvlJc w:val="left"/>
    </w:lvl>
    <w:lvl w:ilvl="7" w:tplc="FCC0F6DA">
      <w:numFmt w:val="decimal"/>
      <w:lvlText w:val=""/>
      <w:lvlJc w:val="left"/>
    </w:lvl>
    <w:lvl w:ilvl="8" w:tplc="983232FC">
      <w:numFmt w:val="decimal"/>
      <w:lvlText w:val=""/>
      <w:lvlJc w:val="left"/>
    </w:lvl>
  </w:abstractNum>
  <w:num w:numId="1" w16cid:durableId="1581596580">
    <w:abstractNumId w:val="0"/>
    <w:lvlOverride w:ilvl="0">
      <w:startOverride w:val="1"/>
    </w:lvlOverride>
  </w:num>
  <w:num w:numId="2" w16cid:durableId="117395495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12"/>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50A"/>
    <w:rsid w:val="0031050A"/>
    <w:rsid w:val="00767AA5"/>
    <w:rsid w:val="00CB1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4ACC36"/>
  <w15:docId w15:val="{7D904314-B439-AB46-8253-88CB103F3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90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8264</Words>
  <Characters>47105</Characters>
  <Application>Microsoft Office Word</Application>
  <DocSecurity>0</DocSecurity>
  <Lines>392</Lines>
  <Paragraphs>110</Paragraphs>
  <ScaleCrop>false</ScaleCrop>
  <Company/>
  <LinksUpToDate>false</LinksUpToDate>
  <CharactersWithSpaces>55259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Leestma</cp:lastModifiedBy>
  <cp:revision>2</cp:revision>
  <dcterms:created xsi:type="dcterms:W3CDTF">2026-07-16T22:39:00Z</dcterms:created>
  <dcterms:modified xsi:type="dcterms:W3CDTF">2026-07-16T22:39:00Z</dcterms:modified>
</cp:coreProperties>
</file>